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CE47" w14:textId="49B3DB2E" w:rsidR="009428FC" w:rsidRDefault="00345F25" w:rsidP="009428FC">
      <w:pPr>
        <w:rPr>
          <w:b/>
          <w:lang w:val="en-US"/>
        </w:rPr>
      </w:pPr>
      <w:r>
        <w:rPr>
          <w:b/>
          <w:lang w:val="en-US"/>
        </w:rPr>
        <w:t xml:space="preserve">                           </w:t>
      </w:r>
      <w:r w:rsidR="00D507F8">
        <w:rPr>
          <w:b/>
          <w:lang w:val="en-US"/>
        </w:rPr>
        <w:t xml:space="preserve">                          </w:t>
      </w:r>
      <w:r>
        <w:rPr>
          <w:b/>
          <w:lang w:val="en-US"/>
        </w:rPr>
        <w:t xml:space="preserve">  </w:t>
      </w:r>
      <w:r w:rsidR="004941EC">
        <w:rPr>
          <w:b/>
          <w:lang w:val="en-US"/>
        </w:rPr>
        <w:t xml:space="preserve">    </w:t>
      </w:r>
      <w:r>
        <w:rPr>
          <w:b/>
          <w:lang w:val="en-US"/>
        </w:rPr>
        <w:t xml:space="preserve">           </w:t>
      </w:r>
      <w:r>
        <w:rPr>
          <w:b/>
          <w:noProof/>
          <w:lang w:val="en-US"/>
        </w:rPr>
        <w:drawing>
          <wp:inline distT="0" distB="0" distL="0" distR="0" wp14:anchorId="0E2E8F04" wp14:editId="4413A9AC">
            <wp:extent cx="1082040" cy="967740"/>
            <wp:effectExtent l="0" t="0" r="3810" b="3810"/>
            <wp:docPr id="157505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55568" name="Picture 15750555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82040" cy="967740"/>
                    </a:xfrm>
                    <a:prstGeom prst="rect">
                      <a:avLst/>
                    </a:prstGeom>
                  </pic:spPr>
                </pic:pic>
              </a:graphicData>
            </a:graphic>
          </wp:inline>
        </w:drawing>
      </w:r>
    </w:p>
    <w:p w14:paraId="579FE97E" w14:textId="1EF9451D" w:rsidR="009428FC" w:rsidRPr="00660D10" w:rsidRDefault="009428FC" w:rsidP="00F12B7B">
      <w:pPr>
        <w:rPr>
          <w:b/>
          <w:color w:val="FFFFFF" w:themeColor="background1"/>
          <w:lang w:val="en-US"/>
        </w:rPr>
      </w:pPr>
      <w:r>
        <w:rPr>
          <w:b/>
          <w:lang w:val="en-US"/>
        </w:rPr>
        <w:t xml:space="preserve">                                                                </w:t>
      </w:r>
    </w:p>
    <w:p w14:paraId="3F52A1A1" w14:textId="0263940F" w:rsidR="009428FC" w:rsidRPr="009428FC" w:rsidRDefault="009428FC" w:rsidP="009428FC">
      <w:pPr>
        <w:rPr>
          <w:sz w:val="56"/>
          <w:szCs w:val="56"/>
          <w:lang w:val="en-US"/>
        </w:rPr>
      </w:pPr>
      <w:r>
        <w:rPr>
          <w:sz w:val="56"/>
          <w:szCs w:val="56"/>
          <w:lang w:val="en-US"/>
        </w:rPr>
        <w:t xml:space="preserve">    </w:t>
      </w:r>
      <w:r w:rsidRPr="009428FC">
        <w:rPr>
          <w:sz w:val="56"/>
          <w:szCs w:val="56"/>
          <w:lang w:val="en-US"/>
        </w:rPr>
        <w:t>IMAGE NOISE REMOVAL SYSTEM</w:t>
      </w:r>
    </w:p>
    <w:p w14:paraId="7B9AE947" w14:textId="77777777" w:rsidR="009428FC" w:rsidRDefault="009428FC" w:rsidP="009428FC">
      <w:pPr>
        <w:pStyle w:val="Heading2"/>
        <w:jc w:val="center"/>
        <w:rPr>
          <w:b/>
          <w:bCs/>
          <w:lang w:val="en-US"/>
        </w:rPr>
      </w:pPr>
    </w:p>
    <w:p w14:paraId="2CCD681B" w14:textId="4493F7EC" w:rsidR="009428FC" w:rsidRPr="00E1057C" w:rsidRDefault="009428FC" w:rsidP="009428FC">
      <w:pPr>
        <w:pStyle w:val="Heading2"/>
        <w:jc w:val="center"/>
        <w:rPr>
          <w:b/>
          <w:bCs/>
          <w:lang w:val="en-US"/>
        </w:rPr>
      </w:pPr>
      <w:r w:rsidRPr="00E1057C">
        <w:rPr>
          <w:b/>
          <w:bCs/>
          <w:lang w:val="en-US"/>
        </w:rPr>
        <w:t>A CAPSTONE PROJECT REPORT</w:t>
      </w:r>
    </w:p>
    <w:p w14:paraId="5F1FABC6" w14:textId="77777777" w:rsidR="009428FC" w:rsidRPr="007F6C2A" w:rsidRDefault="009428FC" w:rsidP="009428FC">
      <w:pPr>
        <w:rPr>
          <w:b/>
          <w:bCs/>
          <w:sz w:val="28"/>
          <w:szCs w:val="28"/>
          <w:lang w:val="en-US"/>
        </w:rPr>
      </w:pPr>
    </w:p>
    <w:p w14:paraId="5D0DAE35" w14:textId="77777777" w:rsidR="009428FC" w:rsidRDefault="009428FC" w:rsidP="009428FC">
      <w:pPr>
        <w:jc w:val="center"/>
        <w:rPr>
          <w:b/>
          <w:i/>
          <w:lang w:val="en-US"/>
        </w:rPr>
      </w:pPr>
      <w:r w:rsidRPr="007F6C2A">
        <w:rPr>
          <w:b/>
          <w:i/>
          <w:lang w:val="en-US"/>
        </w:rPr>
        <w:t>Submitted by</w:t>
      </w:r>
    </w:p>
    <w:p w14:paraId="70E11AF1" w14:textId="6B1504E0" w:rsidR="009428FC" w:rsidRDefault="009428FC" w:rsidP="009428FC">
      <w:pPr>
        <w:rPr>
          <w:iCs/>
          <w:sz w:val="32"/>
          <w:szCs w:val="32"/>
          <w:lang w:val="en-US"/>
        </w:rPr>
      </w:pPr>
      <w:r>
        <w:rPr>
          <w:b/>
          <w:bCs/>
          <w:iCs/>
          <w:sz w:val="32"/>
          <w:szCs w:val="32"/>
          <w:lang w:val="en-US"/>
        </w:rPr>
        <w:t xml:space="preserve">                                   HARIPRASAD.M</w:t>
      </w:r>
      <w:r w:rsidRPr="007F6C2A">
        <w:rPr>
          <w:iCs/>
          <w:sz w:val="32"/>
          <w:szCs w:val="32"/>
          <w:lang w:val="en-US"/>
        </w:rPr>
        <w:t xml:space="preserve">          51342410600</w:t>
      </w:r>
      <w:r>
        <w:rPr>
          <w:iCs/>
          <w:sz w:val="32"/>
          <w:szCs w:val="32"/>
          <w:lang w:val="en-US"/>
        </w:rPr>
        <w:t>9</w:t>
      </w:r>
    </w:p>
    <w:p w14:paraId="3EF7ECEE" w14:textId="152A16B9" w:rsidR="009428FC" w:rsidRPr="009428FC" w:rsidRDefault="009428FC" w:rsidP="009428FC">
      <w:pPr>
        <w:rPr>
          <w:b/>
          <w:bCs/>
          <w:i/>
          <w:lang w:val="en-US"/>
        </w:rPr>
      </w:pPr>
      <w:r>
        <w:rPr>
          <w:iCs/>
          <w:sz w:val="32"/>
          <w:szCs w:val="32"/>
          <w:lang w:val="en-US"/>
        </w:rPr>
        <w:t xml:space="preserve">                                   </w:t>
      </w:r>
      <w:r w:rsidRPr="009428FC">
        <w:rPr>
          <w:b/>
          <w:bCs/>
          <w:iCs/>
          <w:sz w:val="32"/>
          <w:szCs w:val="32"/>
          <w:lang w:val="en-US"/>
        </w:rPr>
        <w:t>DINESH</w:t>
      </w:r>
      <w:r>
        <w:rPr>
          <w:b/>
          <w:bCs/>
          <w:iCs/>
          <w:sz w:val="32"/>
          <w:szCs w:val="32"/>
          <w:lang w:val="en-US"/>
        </w:rPr>
        <w:t xml:space="preserve">.P                    </w:t>
      </w:r>
      <w:r w:rsidRPr="009428FC">
        <w:rPr>
          <w:iCs/>
          <w:sz w:val="32"/>
          <w:szCs w:val="32"/>
          <w:lang w:val="en-US"/>
        </w:rPr>
        <w:t xml:space="preserve">   5134241060</w:t>
      </w:r>
    </w:p>
    <w:p w14:paraId="7A19D511" w14:textId="34E451BA" w:rsidR="009428FC" w:rsidRPr="009428FC" w:rsidRDefault="009428FC" w:rsidP="009428FC">
      <w:pPr>
        <w:rPr>
          <w:b/>
          <w:sz w:val="32"/>
          <w:szCs w:val="32"/>
          <w:lang w:val="en-US"/>
        </w:rPr>
      </w:pPr>
      <w:r>
        <w:rPr>
          <w:b/>
          <w:sz w:val="32"/>
          <w:szCs w:val="32"/>
          <w:lang w:val="en-US"/>
        </w:rPr>
        <w:t xml:space="preserve">                                    </w:t>
      </w:r>
      <w:r w:rsidRPr="009428FC">
        <w:rPr>
          <w:b/>
          <w:sz w:val="32"/>
          <w:szCs w:val="32"/>
          <w:lang w:val="en-US"/>
        </w:rPr>
        <w:t>DURKESH RAJ</w:t>
      </w:r>
      <w:r>
        <w:rPr>
          <w:b/>
          <w:sz w:val="32"/>
          <w:szCs w:val="32"/>
          <w:lang w:val="en-US"/>
        </w:rPr>
        <w:t xml:space="preserve">.K        </w:t>
      </w:r>
      <w:r w:rsidRPr="009428FC">
        <w:rPr>
          <w:bCs/>
          <w:sz w:val="32"/>
          <w:szCs w:val="32"/>
          <w:lang w:val="en-US"/>
        </w:rPr>
        <w:t>5134241060</w:t>
      </w:r>
      <w:r>
        <w:rPr>
          <w:bCs/>
          <w:sz w:val="32"/>
          <w:szCs w:val="32"/>
          <w:lang w:val="en-US"/>
        </w:rPr>
        <w:t>30</w:t>
      </w:r>
    </w:p>
    <w:p w14:paraId="4C0FF6E5" w14:textId="77777777" w:rsidR="009428FC" w:rsidRPr="00A3174A" w:rsidRDefault="009428FC" w:rsidP="009428FC">
      <w:pPr>
        <w:jc w:val="center"/>
        <w:rPr>
          <w:b/>
          <w:i/>
          <w:lang w:val="en-US"/>
        </w:rPr>
      </w:pPr>
      <w:r w:rsidRPr="007F6C2A">
        <w:rPr>
          <w:b/>
          <w:i/>
          <w:lang w:val="en-US"/>
        </w:rPr>
        <w:t>in partial fulfillment for the academic requirement</w:t>
      </w:r>
    </w:p>
    <w:p w14:paraId="1B7F83A3" w14:textId="77777777" w:rsidR="009428FC" w:rsidRPr="007F6C2A" w:rsidRDefault="009428FC" w:rsidP="009428FC">
      <w:pPr>
        <w:jc w:val="center"/>
        <w:rPr>
          <w:b/>
          <w:i/>
          <w:sz w:val="28"/>
          <w:szCs w:val="28"/>
          <w:lang w:val="en-US"/>
        </w:rPr>
      </w:pPr>
      <w:r w:rsidRPr="007F6C2A">
        <w:rPr>
          <w:b/>
          <w:i/>
          <w:lang w:val="en-US"/>
        </w:rPr>
        <w:t>of the course</w:t>
      </w:r>
    </w:p>
    <w:p w14:paraId="05E9D2E5" w14:textId="77777777" w:rsidR="009428FC" w:rsidRPr="00E1057C" w:rsidRDefault="009428FC" w:rsidP="009428FC">
      <w:pPr>
        <w:jc w:val="center"/>
        <w:rPr>
          <w:rStyle w:val="IntenseReference"/>
          <w:rFonts w:ascii="Bodoni MT" w:hAnsi="Bodoni MT"/>
          <w:sz w:val="32"/>
          <w:szCs w:val="32"/>
        </w:rPr>
      </w:pPr>
      <w:r w:rsidRPr="00E1057C">
        <w:rPr>
          <w:rStyle w:val="IntenseReference"/>
          <w:rFonts w:ascii="Bodoni MT" w:hAnsi="Bodoni MT"/>
          <w:sz w:val="32"/>
          <w:szCs w:val="32"/>
        </w:rPr>
        <w:t>EC3492 DIGITAL SIGNAL PROCESSING</w:t>
      </w:r>
    </w:p>
    <w:p w14:paraId="764C4406" w14:textId="77777777" w:rsidR="009428FC" w:rsidRPr="007F6C2A" w:rsidRDefault="009428FC" w:rsidP="009428FC">
      <w:pPr>
        <w:jc w:val="center"/>
        <w:rPr>
          <w:b/>
          <w:i/>
          <w:sz w:val="28"/>
          <w:szCs w:val="28"/>
          <w:lang w:val="en-US"/>
        </w:rPr>
      </w:pPr>
      <w:r w:rsidRPr="007F6C2A">
        <w:rPr>
          <w:b/>
          <w:i/>
          <w:lang w:val="en-US"/>
        </w:rPr>
        <w:t>in</w:t>
      </w:r>
    </w:p>
    <w:p w14:paraId="66DA9A28" w14:textId="77777777" w:rsidR="009428FC" w:rsidRPr="00E1057C" w:rsidRDefault="009428FC" w:rsidP="009428FC">
      <w:pPr>
        <w:jc w:val="center"/>
        <w:rPr>
          <w:rFonts w:ascii="Bodoni MT" w:hAnsi="Bodoni MT"/>
          <w:b/>
          <w:sz w:val="32"/>
          <w:szCs w:val="32"/>
          <w:lang w:val="en-US"/>
        </w:rPr>
      </w:pPr>
      <w:r w:rsidRPr="00E1057C">
        <w:rPr>
          <w:rFonts w:ascii="Bodoni MT" w:hAnsi="Bodoni MT"/>
          <w:b/>
          <w:sz w:val="32"/>
          <w:szCs w:val="32"/>
          <w:lang w:val="en-US"/>
        </w:rPr>
        <w:t>ELECTRONICS AND COMMUNICATIONENGINEERING</w:t>
      </w:r>
    </w:p>
    <w:p w14:paraId="6B58D3A9" w14:textId="77777777" w:rsidR="009428FC" w:rsidRPr="00A3174A" w:rsidRDefault="009428FC" w:rsidP="009428FC">
      <w:pPr>
        <w:jc w:val="center"/>
        <w:rPr>
          <w:b/>
          <w:sz w:val="18"/>
          <w:szCs w:val="18"/>
          <w:lang w:val="en-US"/>
        </w:rPr>
      </w:pPr>
    </w:p>
    <w:p w14:paraId="49BCE026" w14:textId="77777777" w:rsidR="009428FC" w:rsidRPr="00A3174A" w:rsidRDefault="009428FC" w:rsidP="009428FC">
      <w:pPr>
        <w:jc w:val="center"/>
        <w:rPr>
          <w:b/>
          <w:sz w:val="22"/>
          <w:szCs w:val="22"/>
          <w:lang w:val="en-US"/>
        </w:rPr>
      </w:pPr>
    </w:p>
    <w:p w14:paraId="6DEFDF0E" w14:textId="77777777" w:rsidR="009428FC" w:rsidRPr="00E1057C" w:rsidRDefault="009428FC" w:rsidP="009428FC">
      <w:pPr>
        <w:jc w:val="center"/>
        <w:rPr>
          <w:rFonts w:ascii="Aptos Narrow" w:hAnsi="Aptos Narrow"/>
          <w:b/>
          <w:sz w:val="32"/>
          <w:szCs w:val="32"/>
          <w:lang w:val="en-US"/>
        </w:rPr>
      </w:pPr>
      <w:r w:rsidRPr="00E1057C">
        <w:rPr>
          <w:rFonts w:ascii="Aptos Narrow" w:hAnsi="Aptos Narrow"/>
          <w:b/>
          <w:sz w:val="32"/>
          <w:szCs w:val="32"/>
          <w:lang w:val="en-US"/>
        </w:rPr>
        <w:t>UNIVERSITY COLLEGE OF ENGINEERING, KANCHEEPURAM</w:t>
      </w:r>
    </w:p>
    <w:p w14:paraId="264D0058" w14:textId="77777777" w:rsidR="009428FC" w:rsidRPr="007F6C2A" w:rsidRDefault="009428FC" w:rsidP="009428FC">
      <w:pPr>
        <w:jc w:val="center"/>
        <w:rPr>
          <w:b/>
          <w:sz w:val="28"/>
          <w:szCs w:val="28"/>
          <w:lang w:val="en-US"/>
        </w:rPr>
      </w:pPr>
    </w:p>
    <w:p w14:paraId="02DED1DE" w14:textId="77777777" w:rsidR="009428FC" w:rsidRDefault="009428FC" w:rsidP="009428FC">
      <w:pPr>
        <w:jc w:val="center"/>
        <w:rPr>
          <w:b/>
          <w:lang w:val="en-US"/>
        </w:rPr>
      </w:pPr>
      <w:r w:rsidRPr="007F6C2A">
        <w:rPr>
          <w:b/>
          <w:bCs/>
          <w:sz w:val="28"/>
          <w:szCs w:val="28"/>
          <w:lang w:val="en-US"/>
        </w:rPr>
        <w:t xml:space="preserve">ANNA </w:t>
      </w:r>
      <w:proofErr w:type="gramStart"/>
      <w:r w:rsidRPr="007F6C2A">
        <w:rPr>
          <w:b/>
          <w:bCs/>
          <w:sz w:val="28"/>
          <w:szCs w:val="28"/>
          <w:lang w:val="en-US"/>
        </w:rPr>
        <w:t>UNIVERSITY::</w:t>
      </w:r>
      <w:proofErr w:type="gramEnd"/>
      <w:r w:rsidRPr="007F6C2A">
        <w:rPr>
          <w:b/>
          <w:bCs/>
          <w:sz w:val="28"/>
          <w:szCs w:val="28"/>
          <w:lang w:val="en-US"/>
        </w:rPr>
        <w:t xml:space="preserve"> CHE</w:t>
      </w:r>
      <w:r>
        <w:rPr>
          <w:b/>
          <w:bCs/>
          <w:sz w:val="28"/>
          <w:szCs w:val="28"/>
          <w:lang w:val="en-US"/>
        </w:rPr>
        <w:t>NNAI  600 025</w:t>
      </w:r>
      <w:r>
        <w:rPr>
          <w:b/>
          <w:lang w:val="en-US"/>
        </w:rPr>
        <w:t xml:space="preserve">  </w:t>
      </w:r>
    </w:p>
    <w:p w14:paraId="2B229159" w14:textId="3925E726" w:rsidR="009428FC" w:rsidRPr="009428FC" w:rsidRDefault="009428FC" w:rsidP="009428FC">
      <w:pPr>
        <w:jc w:val="center"/>
        <w:rPr>
          <w:b/>
          <w:bCs/>
          <w:sz w:val="28"/>
          <w:szCs w:val="28"/>
          <w:lang w:val="en-US"/>
        </w:rPr>
      </w:pPr>
      <w:r w:rsidRPr="009428FC">
        <w:rPr>
          <w:b/>
          <w:sz w:val="28"/>
          <w:szCs w:val="28"/>
          <w:lang w:val="en-US"/>
        </w:rPr>
        <w:t xml:space="preserve"> </w:t>
      </w:r>
      <w:r w:rsidRPr="009428FC">
        <w:rPr>
          <w:b/>
          <w:bCs/>
          <w:sz w:val="28"/>
          <w:szCs w:val="28"/>
          <w:lang w:val="en-US"/>
        </w:rPr>
        <w:t>APRIL 2026</w:t>
      </w:r>
    </w:p>
    <w:p w14:paraId="682EC09F" w14:textId="77777777" w:rsidR="009428FC" w:rsidRDefault="009428FC" w:rsidP="009428FC"/>
    <w:p w14:paraId="64A083ED" w14:textId="77777777" w:rsidR="009428FC" w:rsidRDefault="009428FC" w:rsidP="009428FC"/>
    <w:p w14:paraId="2591DFC4" w14:textId="77777777" w:rsidR="00490074" w:rsidRPr="00E1057C" w:rsidRDefault="00656F7F" w:rsidP="00490074">
      <w:pPr>
        <w:jc w:val="center"/>
        <w:rPr>
          <w:rFonts w:ascii="Times New Roman" w:hAnsi="Times New Roman" w:cs="Times New Roman"/>
          <w:b/>
          <w:bCs/>
          <w:sz w:val="40"/>
          <w:szCs w:val="40"/>
          <w:lang w:val="en-US"/>
        </w:rPr>
      </w:pPr>
      <w:r w:rsidRPr="00656F7F">
        <w:lastRenderedPageBreak/>
        <w:t xml:space="preserve"> </w:t>
      </w:r>
      <w:r w:rsidR="00490074" w:rsidRPr="00E1057C">
        <w:rPr>
          <w:rFonts w:ascii="Times New Roman" w:hAnsi="Times New Roman" w:cs="Times New Roman"/>
          <w:b/>
          <w:bCs/>
          <w:sz w:val="40"/>
          <w:szCs w:val="40"/>
          <w:lang w:val="en-US"/>
        </w:rPr>
        <w:t xml:space="preserve">ANNA </w:t>
      </w:r>
      <w:proofErr w:type="gramStart"/>
      <w:r w:rsidR="00490074" w:rsidRPr="0032081C">
        <w:rPr>
          <w:rFonts w:ascii="Times New Roman" w:hAnsi="Times New Roman" w:cs="Times New Roman"/>
          <w:b/>
          <w:bCs/>
          <w:sz w:val="40"/>
          <w:szCs w:val="40"/>
          <w:lang w:val="en-US"/>
        </w:rPr>
        <w:t>UNIVERSITY :</w:t>
      </w:r>
      <w:proofErr w:type="gramEnd"/>
      <w:r w:rsidR="00490074" w:rsidRPr="00E1057C">
        <w:rPr>
          <w:rFonts w:ascii="Times New Roman" w:hAnsi="Times New Roman" w:cs="Times New Roman"/>
          <w:b/>
          <w:bCs/>
          <w:sz w:val="40"/>
          <w:szCs w:val="40"/>
          <w:lang w:val="en-US"/>
        </w:rPr>
        <w:t xml:space="preserve"> CHENNAI 600 025</w:t>
      </w:r>
    </w:p>
    <w:p w14:paraId="68421E5E" w14:textId="77777777" w:rsidR="00490074" w:rsidRPr="00C355FB" w:rsidRDefault="00490074" w:rsidP="00490074">
      <w:pPr>
        <w:rPr>
          <w:lang w:val="en-US"/>
        </w:rPr>
      </w:pPr>
    </w:p>
    <w:p w14:paraId="4B93F6E1" w14:textId="77777777" w:rsidR="00490074" w:rsidRPr="00E1057C" w:rsidRDefault="00490074" w:rsidP="00490074">
      <w:pPr>
        <w:jc w:val="center"/>
        <w:rPr>
          <w:rFonts w:ascii="Aptos Display" w:hAnsi="Aptos Display"/>
          <w:b/>
          <w:bCs/>
          <w:sz w:val="36"/>
          <w:szCs w:val="36"/>
          <w:lang w:val="en-US"/>
        </w:rPr>
      </w:pPr>
      <w:r w:rsidRPr="00E1057C">
        <w:rPr>
          <w:rFonts w:ascii="Aptos Display" w:hAnsi="Aptos Display"/>
          <w:b/>
          <w:bCs/>
          <w:sz w:val="36"/>
          <w:szCs w:val="36"/>
          <w:lang w:val="en-US"/>
        </w:rPr>
        <w:t>BONAFIDE CERTIFICATE</w:t>
      </w:r>
    </w:p>
    <w:p w14:paraId="067303D0" w14:textId="77777777" w:rsidR="00490074" w:rsidRDefault="00490074" w:rsidP="00490074">
      <w:pPr>
        <w:rPr>
          <w:lang w:val="en-US"/>
        </w:rPr>
      </w:pPr>
    </w:p>
    <w:p w14:paraId="0565EF86" w14:textId="77777777" w:rsidR="00490074" w:rsidRDefault="00490074" w:rsidP="00490074">
      <w:pPr>
        <w:rPr>
          <w:lang w:val="en-US"/>
        </w:rPr>
      </w:pPr>
    </w:p>
    <w:p w14:paraId="32A29A8F" w14:textId="32624FFC" w:rsidR="00490074" w:rsidRPr="002F4B64" w:rsidRDefault="00490074" w:rsidP="00490074">
      <w:pPr>
        <w:rPr>
          <w:rFonts w:asciiTheme="majorHAnsi" w:hAnsiTheme="majorHAnsi" w:cs="Times New Roman"/>
          <w:b/>
          <w:lang w:val="en-US"/>
        </w:rPr>
      </w:pPr>
      <w:r w:rsidRPr="002F4B64">
        <w:rPr>
          <w:rFonts w:asciiTheme="majorHAnsi" w:hAnsiTheme="majorHAnsi" w:cs="Times New Roman"/>
          <w:lang w:val="en-US"/>
        </w:rPr>
        <w:t xml:space="preserve"> Certified that this capstone project report </w:t>
      </w:r>
      <w:proofErr w:type="gramStart"/>
      <w:r w:rsidRPr="002F4B64">
        <w:rPr>
          <w:rFonts w:asciiTheme="majorHAnsi" w:hAnsiTheme="majorHAnsi" w:cs="Times New Roman"/>
          <w:b/>
          <w:lang w:val="en-US"/>
        </w:rPr>
        <w:t xml:space="preserve">“  </w:t>
      </w:r>
      <w:r>
        <w:rPr>
          <w:rFonts w:asciiTheme="majorHAnsi" w:hAnsiTheme="majorHAnsi" w:cs="Times New Roman"/>
          <w:b/>
          <w:lang w:val="en-US"/>
        </w:rPr>
        <w:t>IMAGE</w:t>
      </w:r>
      <w:proofErr w:type="gramEnd"/>
      <w:r>
        <w:rPr>
          <w:rFonts w:asciiTheme="majorHAnsi" w:hAnsiTheme="majorHAnsi" w:cs="Times New Roman"/>
          <w:b/>
          <w:lang w:val="en-US"/>
        </w:rPr>
        <w:t xml:space="preserve"> NOISE REMOVAL SYSTEM</w:t>
      </w:r>
    </w:p>
    <w:p w14:paraId="2310203D" w14:textId="06BDA7D1" w:rsidR="00490074" w:rsidRPr="002F4B64" w:rsidRDefault="00490074" w:rsidP="00490074">
      <w:pPr>
        <w:rPr>
          <w:rFonts w:asciiTheme="majorHAnsi" w:hAnsiTheme="majorHAnsi" w:cs="Times New Roman"/>
          <w:lang w:val="en-US"/>
        </w:rPr>
      </w:pPr>
      <w:r w:rsidRPr="002F4B64">
        <w:rPr>
          <w:rFonts w:asciiTheme="majorHAnsi" w:hAnsiTheme="majorHAnsi" w:cs="Times New Roman"/>
          <w:b/>
          <w:lang w:val="en-US"/>
        </w:rPr>
        <w:t xml:space="preserve"> </w:t>
      </w:r>
      <w:r w:rsidRPr="002F4B64">
        <w:rPr>
          <w:rFonts w:asciiTheme="majorHAnsi" w:hAnsiTheme="majorHAnsi" w:cs="Times New Roman"/>
          <w:lang w:val="en-US"/>
        </w:rPr>
        <w:t xml:space="preserve"> </w:t>
      </w:r>
      <w:r w:rsidRPr="002F4B64">
        <w:rPr>
          <w:rFonts w:asciiTheme="majorHAnsi" w:hAnsiTheme="majorHAnsi" w:cs="Times New Roman"/>
          <w:b/>
          <w:lang w:val="en-US"/>
        </w:rPr>
        <w:t xml:space="preserve">” </w:t>
      </w:r>
      <w:proofErr w:type="gramStart"/>
      <w:r w:rsidRPr="002F4B64">
        <w:rPr>
          <w:rFonts w:asciiTheme="majorHAnsi" w:hAnsiTheme="majorHAnsi" w:cs="Times New Roman"/>
          <w:lang w:val="en-US"/>
        </w:rPr>
        <w:t>is</w:t>
      </w:r>
      <w:proofErr w:type="gramEnd"/>
      <w:r w:rsidRPr="002F4B64">
        <w:rPr>
          <w:rFonts w:asciiTheme="majorHAnsi" w:hAnsiTheme="majorHAnsi" w:cs="Times New Roman"/>
          <w:lang w:val="en-US"/>
        </w:rPr>
        <w:t xml:space="preserve"> the Bonafide work </w:t>
      </w:r>
      <w:proofErr w:type="gramStart"/>
      <w:r w:rsidRPr="002F4B64">
        <w:rPr>
          <w:rFonts w:asciiTheme="majorHAnsi" w:hAnsiTheme="majorHAnsi" w:cs="Times New Roman"/>
          <w:lang w:val="en-US"/>
        </w:rPr>
        <w:t>of  “</w:t>
      </w:r>
      <w:proofErr w:type="gramEnd"/>
      <w:r w:rsidRPr="002F4B64">
        <w:rPr>
          <w:rFonts w:asciiTheme="majorHAnsi" w:hAnsiTheme="majorHAnsi" w:cs="Times New Roman"/>
          <w:lang w:val="en-US"/>
        </w:rPr>
        <w:t xml:space="preserve"> </w:t>
      </w:r>
      <w:r w:rsidRPr="002F4B64">
        <w:rPr>
          <w:rFonts w:asciiTheme="majorHAnsi" w:hAnsiTheme="majorHAnsi" w:cs="Times New Roman"/>
          <w:b/>
          <w:lang w:val="en-US"/>
        </w:rPr>
        <w:t xml:space="preserve"> </w:t>
      </w:r>
      <w:r w:rsidR="00064366">
        <w:rPr>
          <w:rFonts w:asciiTheme="majorHAnsi" w:hAnsiTheme="majorHAnsi" w:cs="Times New Roman"/>
          <w:b/>
          <w:lang w:val="en-US"/>
        </w:rPr>
        <w:t xml:space="preserve">HARIPRASAD. M, DINESH.P, DURKESH </w:t>
      </w:r>
      <w:proofErr w:type="gramStart"/>
      <w:r w:rsidR="00064366">
        <w:rPr>
          <w:rFonts w:asciiTheme="majorHAnsi" w:hAnsiTheme="majorHAnsi" w:cs="Times New Roman"/>
          <w:b/>
          <w:lang w:val="en-US"/>
        </w:rPr>
        <w:t>RAJ.K</w:t>
      </w:r>
      <w:r w:rsidRPr="002F4B64">
        <w:rPr>
          <w:rFonts w:asciiTheme="majorHAnsi" w:hAnsiTheme="majorHAnsi" w:cs="Times New Roman"/>
          <w:b/>
          <w:lang w:val="en-US"/>
        </w:rPr>
        <w:t xml:space="preserve"> ”</w:t>
      </w:r>
      <w:proofErr w:type="gramEnd"/>
    </w:p>
    <w:p w14:paraId="3CB19828" w14:textId="77777777" w:rsidR="00490074" w:rsidRPr="002F4B64" w:rsidRDefault="00490074" w:rsidP="00490074">
      <w:pPr>
        <w:rPr>
          <w:rFonts w:asciiTheme="majorHAnsi" w:hAnsiTheme="majorHAnsi" w:cs="Times New Roman"/>
          <w:lang w:val="en-US"/>
        </w:rPr>
      </w:pPr>
      <w:r w:rsidRPr="002F4B64">
        <w:rPr>
          <w:rFonts w:asciiTheme="majorHAnsi" w:hAnsiTheme="majorHAnsi" w:cs="Times New Roman"/>
          <w:lang w:val="en-US"/>
        </w:rPr>
        <w:t>who carried out the project work under my supervision.</w:t>
      </w:r>
    </w:p>
    <w:p w14:paraId="042701C3" w14:textId="77777777" w:rsidR="00490074" w:rsidRPr="00E1057C" w:rsidRDefault="00490074" w:rsidP="00490074">
      <w:pPr>
        <w:rPr>
          <w:rFonts w:ascii="Aptos Display" w:hAnsi="Aptos Display" w:cs="Times New Roman"/>
          <w:lang w:val="en-US"/>
        </w:rPr>
      </w:pPr>
    </w:p>
    <w:p w14:paraId="677B5766" w14:textId="77777777" w:rsidR="00490074" w:rsidRPr="00C355FB" w:rsidRDefault="00490074" w:rsidP="00490074">
      <w:pPr>
        <w:rPr>
          <w:lang w:val="en-US"/>
        </w:rPr>
      </w:pPr>
    </w:p>
    <w:p w14:paraId="01D4E1CA" w14:textId="77777777" w:rsidR="00490074" w:rsidRPr="00C355FB" w:rsidRDefault="00490074" w:rsidP="00490074">
      <w:pPr>
        <w:rPr>
          <w:lang w:val="en-US"/>
        </w:rPr>
      </w:pPr>
      <w:r w:rsidRPr="00C355FB">
        <w:rPr>
          <w:lang w:val="en-US"/>
        </w:rPr>
        <w:tab/>
      </w:r>
    </w:p>
    <w:p w14:paraId="5EE6ADEA" w14:textId="77777777" w:rsidR="00490074" w:rsidRPr="00BF5A65" w:rsidRDefault="00490074" w:rsidP="00490074">
      <w:pPr>
        <w:rPr>
          <w:rFonts w:cs="Times New Roman"/>
          <w:b/>
          <w:bCs/>
          <w:sz w:val="22"/>
          <w:szCs w:val="22"/>
          <w:lang w:val="fr-CA"/>
        </w:rPr>
      </w:pPr>
      <w:r w:rsidRPr="00C355FB">
        <w:rPr>
          <w:b/>
          <w:bCs/>
          <w:lang w:val="en-US"/>
        </w:rPr>
        <w:tab/>
      </w:r>
      <w:r w:rsidRPr="00180F89">
        <w:rPr>
          <w:rFonts w:ascii="Times New Roman" w:hAnsi="Times New Roman" w:cs="Times New Roman"/>
          <w:b/>
          <w:bCs/>
          <w:sz w:val="22"/>
          <w:szCs w:val="22"/>
          <w:lang w:val="en-US"/>
        </w:rPr>
        <w:t xml:space="preserve">                                                                          </w:t>
      </w:r>
      <w:r>
        <w:rPr>
          <w:rFonts w:ascii="Times New Roman" w:hAnsi="Times New Roman" w:cs="Times New Roman"/>
          <w:b/>
          <w:bCs/>
          <w:sz w:val="22"/>
          <w:szCs w:val="22"/>
          <w:lang w:val="en-US"/>
        </w:rPr>
        <w:t xml:space="preserve">                     </w:t>
      </w:r>
      <w:r w:rsidRPr="00180F89">
        <w:rPr>
          <w:rFonts w:ascii="Times New Roman" w:hAnsi="Times New Roman" w:cs="Times New Roman"/>
          <w:b/>
          <w:bCs/>
          <w:sz w:val="22"/>
          <w:szCs w:val="22"/>
          <w:lang w:val="en-US"/>
        </w:rPr>
        <w:t xml:space="preserve"> </w:t>
      </w:r>
      <w:r w:rsidRPr="00BF5A65">
        <w:rPr>
          <w:rFonts w:cs="Times New Roman"/>
          <w:b/>
          <w:bCs/>
          <w:sz w:val="22"/>
          <w:szCs w:val="22"/>
          <w:lang w:val="fr-CA"/>
        </w:rPr>
        <w:t>SIGNATURE</w:t>
      </w:r>
    </w:p>
    <w:p w14:paraId="52AAD84E" w14:textId="77777777" w:rsidR="00490074" w:rsidRPr="00BF5A65" w:rsidRDefault="00490074" w:rsidP="00490074">
      <w:pPr>
        <w:rPr>
          <w:rFonts w:ascii="Times New Roman" w:hAnsi="Times New Roman" w:cs="Times New Roman"/>
          <w:b/>
          <w:bCs/>
          <w:sz w:val="22"/>
          <w:szCs w:val="22"/>
          <w:lang w:val="fr-CA"/>
        </w:rPr>
      </w:pPr>
      <w:r w:rsidRPr="00180F89">
        <w:rPr>
          <w:rFonts w:ascii="Bell MT" w:hAnsi="Bell MT" w:cs="Times New Roman"/>
          <w:sz w:val="22"/>
          <w:szCs w:val="22"/>
          <w:lang w:val="fr-CA"/>
        </w:rPr>
        <w:tab/>
      </w:r>
      <w:r w:rsidRPr="00BF5A65">
        <w:rPr>
          <w:rFonts w:ascii="Times New Roman" w:hAnsi="Times New Roman" w:cs="Times New Roman"/>
          <w:b/>
          <w:bCs/>
          <w:sz w:val="22"/>
          <w:szCs w:val="22"/>
          <w:lang w:val="fr-CA"/>
        </w:rPr>
        <w:t xml:space="preserve">                                                             </w:t>
      </w:r>
      <w:r>
        <w:rPr>
          <w:rFonts w:ascii="Times New Roman" w:hAnsi="Times New Roman" w:cs="Times New Roman"/>
          <w:b/>
          <w:bCs/>
          <w:sz w:val="22"/>
          <w:szCs w:val="22"/>
          <w:lang w:val="fr-CA"/>
        </w:rPr>
        <w:t xml:space="preserve">                </w:t>
      </w:r>
      <w:r w:rsidRPr="00BF5A65">
        <w:rPr>
          <w:rFonts w:ascii="Times New Roman" w:hAnsi="Times New Roman" w:cs="Times New Roman"/>
          <w:b/>
          <w:bCs/>
          <w:sz w:val="22"/>
          <w:szCs w:val="22"/>
          <w:lang w:val="fr-CA"/>
        </w:rPr>
        <w:t xml:space="preserve"> Dr. K. ARUNKUMAR., M.E., </w:t>
      </w:r>
      <w:proofErr w:type="spellStart"/>
      <w:proofErr w:type="gramStart"/>
      <w:r w:rsidRPr="00BF5A65">
        <w:rPr>
          <w:rFonts w:ascii="Times New Roman" w:hAnsi="Times New Roman" w:cs="Times New Roman"/>
          <w:b/>
          <w:bCs/>
          <w:sz w:val="22"/>
          <w:szCs w:val="22"/>
          <w:lang w:val="fr-CA"/>
        </w:rPr>
        <w:t>Ph.D</w:t>
      </w:r>
      <w:proofErr w:type="spellEnd"/>
      <w:proofErr w:type="gramEnd"/>
    </w:p>
    <w:p w14:paraId="7F390133" w14:textId="77777777" w:rsidR="00490074" w:rsidRPr="00BF5A65" w:rsidRDefault="00490074" w:rsidP="00490074">
      <w:pPr>
        <w:rPr>
          <w:rFonts w:cs="Times New Roman"/>
          <w:b/>
          <w:bCs/>
          <w:sz w:val="22"/>
          <w:szCs w:val="22"/>
          <w:lang w:val="en-US"/>
        </w:rPr>
      </w:pPr>
      <w:r w:rsidRPr="00180F89">
        <w:rPr>
          <w:rFonts w:ascii="Bell MT" w:hAnsi="Bell MT" w:cs="Times New Roman"/>
          <w:b/>
          <w:bCs/>
          <w:sz w:val="22"/>
          <w:szCs w:val="22"/>
          <w:lang w:val="fr-CA"/>
        </w:rPr>
        <w:tab/>
      </w:r>
      <w:r w:rsidRPr="00BF5A65">
        <w:rPr>
          <w:rFonts w:cs="Times New Roman"/>
          <w:b/>
          <w:bCs/>
          <w:sz w:val="22"/>
          <w:szCs w:val="22"/>
          <w:lang w:val="fr-CA"/>
        </w:rPr>
        <w:t xml:space="preserve">                                                                       </w:t>
      </w:r>
      <w:r>
        <w:rPr>
          <w:rFonts w:cs="Times New Roman"/>
          <w:b/>
          <w:bCs/>
          <w:sz w:val="22"/>
          <w:szCs w:val="22"/>
          <w:lang w:val="fr-CA"/>
        </w:rPr>
        <w:t xml:space="preserve">                         </w:t>
      </w:r>
      <w:r w:rsidRPr="00BF5A65">
        <w:rPr>
          <w:rFonts w:cs="Times New Roman"/>
          <w:b/>
          <w:bCs/>
          <w:sz w:val="22"/>
          <w:szCs w:val="22"/>
          <w:lang w:val="en-US"/>
        </w:rPr>
        <w:t>SUPERVISOR</w:t>
      </w:r>
    </w:p>
    <w:p w14:paraId="48EFEBB3" w14:textId="77777777" w:rsidR="00490074" w:rsidRPr="00180F89" w:rsidRDefault="00490074" w:rsidP="00490074">
      <w:pPr>
        <w:rPr>
          <w:rFonts w:ascii="Bell MT" w:hAnsi="Bell MT" w:cs="Times New Roman"/>
          <w:sz w:val="22"/>
          <w:szCs w:val="22"/>
          <w:lang w:val="en-US"/>
        </w:rPr>
      </w:pPr>
      <w:r w:rsidRPr="00180F89">
        <w:rPr>
          <w:rFonts w:ascii="Bell MT" w:hAnsi="Bell MT" w:cs="Times New Roman"/>
          <w:sz w:val="22"/>
          <w:szCs w:val="22"/>
          <w:lang w:val="en-US"/>
        </w:rPr>
        <w:tab/>
        <w:t xml:space="preserve">                                                                     </w:t>
      </w:r>
      <w:r>
        <w:rPr>
          <w:rFonts w:ascii="Bell MT" w:hAnsi="Bell MT" w:cs="Times New Roman"/>
          <w:sz w:val="22"/>
          <w:szCs w:val="22"/>
          <w:lang w:val="en-US"/>
        </w:rPr>
        <w:t xml:space="preserve">        </w:t>
      </w:r>
      <w:r w:rsidRPr="00180F89">
        <w:rPr>
          <w:rFonts w:ascii="Bell MT" w:hAnsi="Bell MT" w:cs="Times New Roman"/>
          <w:sz w:val="22"/>
          <w:szCs w:val="22"/>
          <w:lang w:val="en-US"/>
        </w:rPr>
        <w:t xml:space="preserve"> ASSISTANT PROFESSOR</w:t>
      </w:r>
    </w:p>
    <w:p w14:paraId="37321AB4" w14:textId="77777777" w:rsidR="00490074" w:rsidRPr="00180F89" w:rsidRDefault="00490074" w:rsidP="00490074">
      <w:pPr>
        <w:rPr>
          <w:rFonts w:ascii="Bell MT" w:hAnsi="Bell MT" w:cs="Times New Roman"/>
          <w:sz w:val="22"/>
          <w:szCs w:val="22"/>
          <w:lang w:val="en-US"/>
        </w:rPr>
      </w:pPr>
      <w:r w:rsidRPr="00180F89">
        <w:rPr>
          <w:rFonts w:ascii="Bell MT" w:hAnsi="Bell MT" w:cs="Times New Roman"/>
          <w:sz w:val="22"/>
          <w:szCs w:val="22"/>
          <w:lang w:val="en-US"/>
        </w:rPr>
        <w:t xml:space="preserve">                                                                                 </w:t>
      </w:r>
      <w:r>
        <w:rPr>
          <w:rFonts w:ascii="Bell MT" w:hAnsi="Bell MT" w:cs="Times New Roman"/>
          <w:sz w:val="22"/>
          <w:szCs w:val="22"/>
          <w:lang w:val="en-US"/>
        </w:rPr>
        <w:t xml:space="preserve">       </w:t>
      </w:r>
      <w:r w:rsidRPr="00180F89">
        <w:rPr>
          <w:rFonts w:ascii="Bell MT" w:hAnsi="Bell MT" w:cs="Times New Roman"/>
          <w:sz w:val="22"/>
          <w:szCs w:val="22"/>
          <w:lang w:val="en-US"/>
        </w:rPr>
        <w:t xml:space="preserve">   DEPARTMENT OF ECE</w:t>
      </w:r>
    </w:p>
    <w:p w14:paraId="18373BB7" w14:textId="77777777" w:rsidR="00490074" w:rsidRPr="00A26825" w:rsidRDefault="00490074" w:rsidP="00490074">
      <w:pPr>
        <w:rPr>
          <w:rFonts w:ascii="Bell MT" w:hAnsi="Bell MT" w:cs="Times New Roman"/>
          <w:sz w:val="20"/>
          <w:szCs w:val="20"/>
          <w:lang w:val="en-US"/>
        </w:rPr>
      </w:pPr>
      <w:r w:rsidRPr="00180F89">
        <w:rPr>
          <w:rFonts w:ascii="Bell MT" w:hAnsi="Bell MT" w:cs="Times New Roman"/>
          <w:sz w:val="22"/>
          <w:szCs w:val="22"/>
          <w:lang w:val="en-US"/>
        </w:rPr>
        <w:tab/>
      </w:r>
      <w:r w:rsidRPr="00A26825">
        <w:rPr>
          <w:rFonts w:ascii="Bell MT" w:hAnsi="Bell MT" w:cs="Times New Roman"/>
          <w:sz w:val="20"/>
          <w:szCs w:val="20"/>
          <w:lang w:val="en-US"/>
        </w:rPr>
        <w:t xml:space="preserve">                                                                      </w:t>
      </w:r>
      <w:r>
        <w:rPr>
          <w:rFonts w:ascii="Bell MT" w:hAnsi="Bell MT" w:cs="Times New Roman"/>
          <w:sz w:val="20"/>
          <w:szCs w:val="20"/>
          <w:lang w:val="en-US"/>
        </w:rPr>
        <w:t xml:space="preserve">             </w:t>
      </w:r>
      <w:r w:rsidRPr="00A26825">
        <w:rPr>
          <w:rFonts w:ascii="Bell MT" w:hAnsi="Bell MT" w:cs="Times New Roman"/>
          <w:sz w:val="20"/>
          <w:szCs w:val="20"/>
          <w:lang w:val="en-US"/>
        </w:rPr>
        <w:t xml:space="preserve">  UNIVERSITY COLLEGE OF ENGINEERING</w:t>
      </w:r>
    </w:p>
    <w:p w14:paraId="19FAAA88" w14:textId="77777777" w:rsidR="00490074" w:rsidRPr="00180F89" w:rsidRDefault="00490074" w:rsidP="00490074">
      <w:pPr>
        <w:rPr>
          <w:rFonts w:ascii="Bell MT" w:hAnsi="Bell MT" w:cs="Times New Roman"/>
          <w:sz w:val="22"/>
          <w:szCs w:val="22"/>
          <w:lang w:val="en-US"/>
        </w:rPr>
      </w:pPr>
      <w:r w:rsidRPr="00180F89">
        <w:rPr>
          <w:rFonts w:ascii="Bell MT" w:hAnsi="Bell MT" w:cs="Times New Roman"/>
          <w:sz w:val="22"/>
          <w:szCs w:val="22"/>
          <w:lang w:val="en-US"/>
        </w:rPr>
        <w:t xml:space="preserve">                                                                                         </w:t>
      </w:r>
      <w:r>
        <w:rPr>
          <w:rFonts w:ascii="Bell MT" w:hAnsi="Bell MT" w:cs="Times New Roman"/>
          <w:sz w:val="22"/>
          <w:szCs w:val="22"/>
          <w:lang w:val="en-US"/>
        </w:rPr>
        <w:t xml:space="preserve">    </w:t>
      </w:r>
      <w:r w:rsidRPr="00180F89">
        <w:rPr>
          <w:rFonts w:ascii="Bell MT" w:hAnsi="Bell MT" w:cs="Times New Roman"/>
          <w:sz w:val="22"/>
          <w:szCs w:val="22"/>
          <w:lang w:val="en-US"/>
        </w:rPr>
        <w:t>KANCHEEPURAM</w:t>
      </w:r>
    </w:p>
    <w:p w14:paraId="35124435" w14:textId="406CEF16" w:rsidR="00656F7F" w:rsidRDefault="00656F7F" w:rsidP="009428FC"/>
    <w:p w14:paraId="6C7E0068" w14:textId="77777777" w:rsidR="00064366" w:rsidRDefault="00064366" w:rsidP="009428FC"/>
    <w:p w14:paraId="62A18FEB" w14:textId="77777777" w:rsidR="00064366" w:rsidRDefault="00064366" w:rsidP="009428FC"/>
    <w:p w14:paraId="07607313" w14:textId="77777777" w:rsidR="00064366" w:rsidRDefault="00064366" w:rsidP="009428FC"/>
    <w:p w14:paraId="0E10208C" w14:textId="77777777" w:rsidR="00064366" w:rsidRDefault="00064366" w:rsidP="009428FC"/>
    <w:p w14:paraId="4A0578CF" w14:textId="77777777" w:rsidR="00064366" w:rsidRDefault="00064366" w:rsidP="009428FC"/>
    <w:p w14:paraId="2CB0CFAB" w14:textId="77777777" w:rsidR="00064366" w:rsidRDefault="00064366" w:rsidP="009428FC"/>
    <w:p w14:paraId="3D853986" w14:textId="77777777" w:rsidR="00064366" w:rsidRDefault="00064366" w:rsidP="009428FC"/>
    <w:p w14:paraId="6ABB73A7" w14:textId="77777777" w:rsidR="004941EC" w:rsidRDefault="004941EC" w:rsidP="00126EEC">
      <w:pPr>
        <w:jc w:val="center"/>
        <w:rPr>
          <w:rFonts w:ascii="Times New Roman" w:hAnsi="Times New Roman" w:cs="Times New Roman"/>
          <w:b/>
          <w:bCs/>
          <w:sz w:val="28"/>
          <w:szCs w:val="28"/>
          <w:lang w:val="en-US"/>
        </w:rPr>
      </w:pPr>
    </w:p>
    <w:p w14:paraId="17B51B31" w14:textId="77777777" w:rsidR="004941EC" w:rsidRDefault="004941EC" w:rsidP="00126EEC">
      <w:pPr>
        <w:jc w:val="center"/>
        <w:rPr>
          <w:rFonts w:ascii="Times New Roman" w:hAnsi="Times New Roman" w:cs="Times New Roman"/>
          <w:b/>
          <w:bCs/>
          <w:sz w:val="28"/>
          <w:szCs w:val="28"/>
          <w:lang w:val="en-US"/>
        </w:rPr>
      </w:pPr>
    </w:p>
    <w:p w14:paraId="653B9CF2" w14:textId="77777777" w:rsidR="006577E8" w:rsidRDefault="006577E8" w:rsidP="00126EEC">
      <w:pPr>
        <w:jc w:val="center"/>
        <w:rPr>
          <w:rFonts w:ascii="Times New Roman" w:hAnsi="Times New Roman" w:cs="Times New Roman"/>
          <w:b/>
          <w:bCs/>
          <w:sz w:val="28"/>
          <w:szCs w:val="28"/>
          <w:lang w:val="en-US"/>
        </w:rPr>
      </w:pPr>
    </w:p>
    <w:p w14:paraId="2D1FAB0C" w14:textId="77777777" w:rsidR="006577E8" w:rsidRDefault="006577E8" w:rsidP="00126EEC">
      <w:pPr>
        <w:jc w:val="center"/>
        <w:rPr>
          <w:rFonts w:ascii="Times New Roman" w:hAnsi="Times New Roman" w:cs="Times New Roman"/>
          <w:b/>
          <w:bCs/>
          <w:sz w:val="28"/>
          <w:szCs w:val="28"/>
          <w:lang w:val="en-US"/>
        </w:rPr>
      </w:pPr>
    </w:p>
    <w:p w14:paraId="64017BD7" w14:textId="3B00EA0C" w:rsidR="00126EEC" w:rsidRPr="00C766FE" w:rsidRDefault="00126EEC" w:rsidP="00126EEC">
      <w:pPr>
        <w:jc w:val="center"/>
        <w:rPr>
          <w:rFonts w:ascii="Times New Roman" w:hAnsi="Times New Roman" w:cs="Times New Roman"/>
          <w:b/>
          <w:bCs/>
          <w:sz w:val="28"/>
          <w:szCs w:val="28"/>
          <w:lang w:val="en-US"/>
        </w:rPr>
      </w:pPr>
      <w:r w:rsidRPr="00C766FE">
        <w:rPr>
          <w:rFonts w:ascii="Times New Roman" w:hAnsi="Times New Roman" w:cs="Times New Roman"/>
          <w:b/>
          <w:bCs/>
          <w:sz w:val="28"/>
          <w:szCs w:val="28"/>
          <w:lang w:val="en-US"/>
        </w:rPr>
        <w:t>TABLE OF CONTENTS</w:t>
      </w:r>
    </w:p>
    <w:p w14:paraId="27F8DA46" w14:textId="77777777" w:rsidR="00126EEC" w:rsidRDefault="00126EEC" w:rsidP="00126EEC">
      <w:pPr>
        <w:rPr>
          <w:b/>
          <w:lang w:val="en-US"/>
        </w:rPr>
      </w:pPr>
    </w:p>
    <w:p w14:paraId="10DA69E1" w14:textId="77777777" w:rsidR="00126EEC" w:rsidRDefault="00126EEC" w:rsidP="00126EEC">
      <w:pPr>
        <w:rPr>
          <w:b/>
          <w:lang w:val="en-US"/>
        </w:rPr>
      </w:pPr>
      <w:r>
        <w:rPr>
          <w:b/>
          <w:lang w:val="en-US"/>
        </w:rPr>
        <w:t>CHAPTER NO.                                 TITLE                                                        PAGE NO.</w:t>
      </w:r>
    </w:p>
    <w:p w14:paraId="261C83ED" w14:textId="77777777" w:rsidR="00126EEC" w:rsidRDefault="00126EEC" w:rsidP="00126EEC">
      <w:pPr>
        <w:rPr>
          <w:b/>
          <w:lang w:val="en-US"/>
        </w:rPr>
      </w:pPr>
      <w:r>
        <w:rPr>
          <w:b/>
          <w:lang w:val="en-US"/>
        </w:rPr>
        <w:t xml:space="preserve">                                         </w:t>
      </w:r>
    </w:p>
    <w:p w14:paraId="26F42FC3" w14:textId="02C830BA" w:rsidR="00064366" w:rsidRDefault="005E2DC4" w:rsidP="009428FC">
      <w:pPr>
        <w:rPr>
          <w:b/>
          <w:bCs/>
        </w:rPr>
      </w:pPr>
      <w:r w:rsidRPr="005E2DC4">
        <w:rPr>
          <w:b/>
          <w:bCs/>
        </w:rPr>
        <w:t xml:space="preserve">                                                ABSTRACT</w:t>
      </w:r>
    </w:p>
    <w:p w14:paraId="47FCA363" w14:textId="7C718624" w:rsidR="005E2DC4" w:rsidRDefault="005E2DC4" w:rsidP="005E2DC4">
      <w:pPr>
        <w:pStyle w:val="ListParagraph"/>
        <w:numPr>
          <w:ilvl w:val="0"/>
          <w:numId w:val="1"/>
        </w:numPr>
      </w:pPr>
      <w:r>
        <w:t xml:space="preserve">                              INTRODUCTION</w:t>
      </w:r>
    </w:p>
    <w:p w14:paraId="2C333320" w14:textId="446A7F24" w:rsidR="005E2DC4" w:rsidRDefault="005E2DC4" w:rsidP="005E2DC4">
      <w:pPr>
        <w:pStyle w:val="ListParagraph"/>
        <w:numPr>
          <w:ilvl w:val="0"/>
          <w:numId w:val="1"/>
        </w:numPr>
      </w:pPr>
      <w:r>
        <w:t xml:space="preserve">                              PROBLEM STATEMENT</w:t>
      </w:r>
    </w:p>
    <w:p w14:paraId="3F7379E3" w14:textId="57A8425F" w:rsidR="005E2DC4" w:rsidRDefault="005E2DC4" w:rsidP="005E2DC4">
      <w:pPr>
        <w:pStyle w:val="ListParagraph"/>
        <w:numPr>
          <w:ilvl w:val="0"/>
          <w:numId w:val="1"/>
        </w:numPr>
      </w:pPr>
      <w:r>
        <w:t xml:space="preserve">                              OBJECTIVES</w:t>
      </w:r>
    </w:p>
    <w:p w14:paraId="554BD75C" w14:textId="77777777" w:rsidR="008C23CF" w:rsidRDefault="00CF4BB0" w:rsidP="005E2DC4">
      <w:pPr>
        <w:pStyle w:val="ListParagraph"/>
        <w:numPr>
          <w:ilvl w:val="0"/>
          <w:numId w:val="1"/>
        </w:numPr>
      </w:pPr>
      <w:r>
        <w:t xml:space="preserve">                             </w:t>
      </w:r>
      <w:r w:rsidR="008C23CF">
        <w:t xml:space="preserve"> TYPES 0F NOISE IN IMAGES</w:t>
      </w:r>
    </w:p>
    <w:p w14:paraId="44A90BBF" w14:textId="03BA02B8" w:rsidR="005E2DC4" w:rsidRDefault="008C23CF" w:rsidP="005E2DC4">
      <w:pPr>
        <w:pStyle w:val="ListParagraph"/>
        <w:numPr>
          <w:ilvl w:val="0"/>
          <w:numId w:val="1"/>
        </w:numPr>
      </w:pPr>
      <w:r>
        <w:t xml:space="preserve">                              </w:t>
      </w:r>
      <w:r w:rsidR="007B5192">
        <w:t xml:space="preserve">NOISE </w:t>
      </w:r>
      <w:proofErr w:type="gramStart"/>
      <w:r w:rsidR="007B5192">
        <w:t xml:space="preserve">REMOVAL </w:t>
      </w:r>
      <w:r w:rsidR="00CF4BB0">
        <w:t xml:space="preserve"> </w:t>
      </w:r>
      <w:r w:rsidR="007B5192">
        <w:t>TECHNIQUES</w:t>
      </w:r>
      <w:proofErr w:type="gramEnd"/>
    </w:p>
    <w:p w14:paraId="2A9F8566" w14:textId="1E0B04F7" w:rsidR="007B5192" w:rsidRDefault="00C05B1F" w:rsidP="00C05B1F">
      <w:pPr>
        <w:pStyle w:val="ListParagraph"/>
        <w:numPr>
          <w:ilvl w:val="1"/>
          <w:numId w:val="1"/>
        </w:numPr>
      </w:pPr>
      <w:proofErr w:type="gramStart"/>
      <w:r>
        <w:t>MEAN</w:t>
      </w:r>
      <w:r w:rsidR="0051718A">
        <w:t xml:space="preserve">  </w:t>
      </w:r>
      <w:r>
        <w:t>FILTER</w:t>
      </w:r>
      <w:proofErr w:type="gramEnd"/>
    </w:p>
    <w:p w14:paraId="592FE903" w14:textId="555FE41E" w:rsidR="00C05B1F" w:rsidRDefault="00C05B1F" w:rsidP="00C05B1F">
      <w:pPr>
        <w:pStyle w:val="ListParagraph"/>
        <w:numPr>
          <w:ilvl w:val="1"/>
          <w:numId w:val="1"/>
        </w:numPr>
      </w:pPr>
      <w:r>
        <w:t>MEDIAN FILTER</w:t>
      </w:r>
    </w:p>
    <w:p w14:paraId="7385DBEF" w14:textId="5F2A0B21" w:rsidR="00C05B1F" w:rsidRDefault="006F4187" w:rsidP="00C05B1F">
      <w:pPr>
        <w:pStyle w:val="ListParagraph"/>
        <w:numPr>
          <w:ilvl w:val="1"/>
          <w:numId w:val="1"/>
        </w:numPr>
      </w:pPr>
      <w:r>
        <w:t>GAUSSIAN FILTER</w:t>
      </w:r>
    </w:p>
    <w:p w14:paraId="0B15E302" w14:textId="38D8CF38" w:rsidR="00A00E2E" w:rsidRDefault="00256BD5" w:rsidP="00C05B1F">
      <w:pPr>
        <w:pStyle w:val="ListParagraph"/>
        <w:numPr>
          <w:ilvl w:val="1"/>
          <w:numId w:val="1"/>
        </w:numPr>
      </w:pPr>
      <w:r>
        <w:t>WEINER FILTER</w:t>
      </w:r>
    </w:p>
    <w:p w14:paraId="3E20DD55" w14:textId="57F6FBDF" w:rsidR="00256BD5" w:rsidRDefault="00256BD5" w:rsidP="00C05B1F">
      <w:pPr>
        <w:pStyle w:val="ListParagraph"/>
        <w:numPr>
          <w:ilvl w:val="1"/>
          <w:numId w:val="1"/>
        </w:numPr>
      </w:pPr>
      <w:r>
        <w:t>WAVELET</w:t>
      </w:r>
      <w:r w:rsidR="006C7583">
        <w:t xml:space="preserve"> TRANSFORM</w:t>
      </w:r>
    </w:p>
    <w:p w14:paraId="6CA3B352" w14:textId="41861327" w:rsidR="00DF387E" w:rsidRDefault="00A950A3" w:rsidP="00EA7EF8">
      <w:pPr>
        <w:pStyle w:val="ListParagraph"/>
        <w:numPr>
          <w:ilvl w:val="1"/>
          <w:numId w:val="1"/>
        </w:numPr>
      </w:pPr>
      <w:r>
        <w:t xml:space="preserve">DEEP LEARNING </w:t>
      </w:r>
      <w:r w:rsidR="00DF387E">
        <w:t>METHODS</w:t>
      </w:r>
    </w:p>
    <w:p w14:paraId="52677535" w14:textId="1627F73B" w:rsidR="00EA7EF8" w:rsidRDefault="00EA7EF8" w:rsidP="00EA7EF8">
      <w:pPr>
        <w:pStyle w:val="ListParagraph"/>
        <w:numPr>
          <w:ilvl w:val="0"/>
          <w:numId w:val="1"/>
        </w:numPr>
      </w:pPr>
      <w:r>
        <w:t xml:space="preserve">                              </w:t>
      </w:r>
      <w:r w:rsidR="00156D52">
        <w:t>IMPLEMENTATION</w:t>
      </w:r>
    </w:p>
    <w:p w14:paraId="272A30D4" w14:textId="77777777" w:rsidR="00156D52" w:rsidRDefault="00156D52" w:rsidP="00EA7EF8">
      <w:pPr>
        <w:pStyle w:val="ListParagraph"/>
        <w:numPr>
          <w:ilvl w:val="0"/>
          <w:numId w:val="1"/>
        </w:numPr>
      </w:pPr>
      <w:r>
        <w:t xml:space="preserve">                              RESULTS AND DISCUSSION</w:t>
      </w:r>
    </w:p>
    <w:p w14:paraId="57B3055B" w14:textId="50D750A6" w:rsidR="00156D52" w:rsidRDefault="00156D52" w:rsidP="00EA7EF8">
      <w:pPr>
        <w:pStyle w:val="ListParagraph"/>
        <w:numPr>
          <w:ilvl w:val="0"/>
          <w:numId w:val="1"/>
        </w:numPr>
      </w:pPr>
      <w:r>
        <w:t xml:space="preserve"> </w:t>
      </w:r>
      <w:r w:rsidR="002C40B1">
        <w:t xml:space="preserve">                             APPLICATION</w:t>
      </w:r>
    </w:p>
    <w:p w14:paraId="31E52F14" w14:textId="6C350CBE" w:rsidR="002C40B1" w:rsidRDefault="002C40B1" w:rsidP="00EA7EF8">
      <w:pPr>
        <w:pStyle w:val="ListParagraph"/>
        <w:numPr>
          <w:ilvl w:val="0"/>
          <w:numId w:val="1"/>
        </w:numPr>
      </w:pPr>
      <w:r>
        <w:t xml:space="preserve">                              ADVANTAGES</w:t>
      </w:r>
    </w:p>
    <w:p w14:paraId="30913294" w14:textId="0A196AE0" w:rsidR="002C40B1" w:rsidRDefault="002C40B1" w:rsidP="00EA7EF8">
      <w:pPr>
        <w:pStyle w:val="ListParagraph"/>
        <w:numPr>
          <w:ilvl w:val="0"/>
          <w:numId w:val="1"/>
        </w:numPr>
      </w:pPr>
      <w:r>
        <w:t xml:space="preserve">                              DISADVANTAGES</w:t>
      </w:r>
    </w:p>
    <w:p w14:paraId="22FC4BD5" w14:textId="20EA8CFA" w:rsidR="002C40B1" w:rsidRDefault="00756190" w:rsidP="00EA7EF8">
      <w:pPr>
        <w:pStyle w:val="ListParagraph"/>
        <w:numPr>
          <w:ilvl w:val="0"/>
          <w:numId w:val="1"/>
        </w:numPr>
      </w:pPr>
      <w:r>
        <w:t xml:space="preserve">                              FUTURE ENHANCEMENT</w:t>
      </w:r>
    </w:p>
    <w:p w14:paraId="4EAE98B1" w14:textId="102EAF6D" w:rsidR="00925A9E" w:rsidRPr="005E2DC4" w:rsidRDefault="00925A9E" w:rsidP="00EA7EF8">
      <w:pPr>
        <w:pStyle w:val="ListParagraph"/>
        <w:numPr>
          <w:ilvl w:val="0"/>
          <w:numId w:val="1"/>
        </w:numPr>
      </w:pPr>
      <w:r>
        <w:t xml:space="preserve">                              CONCLUSION</w:t>
      </w:r>
    </w:p>
    <w:p w14:paraId="233CF044" w14:textId="77777777" w:rsidR="00064366" w:rsidRDefault="00064366" w:rsidP="009428FC"/>
    <w:p w14:paraId="15750A23" w14:textId="77777777" w:rsidR="00064366" w:rsidRDefault="00064366" w:rsidP="009428FC"/>
    <w:p w14:paraId="56103C54" w14:textId="77777777" w:rsidR="00064366" w:rsidRDefault="00064366" w:rsidP="009428FC"/>
    <w:p w14:paraId="0DFA759D" w14:textId="77777777" w:rsidR="00064366" w:rsidRDefault="00064366" w:rsidP="009428FC"/>
    <w:p w14:paraId="037C72D2" w14:textId="77777777" w:rsidR="00064366" w:rsidRDefault="00064366" w:rsidP="009428FC"/>
    <w:p w14:paraId="31F62335" w14:textId="77777777" w:rsidR="00064366" w:rsidRDefault="00064366" w:rsidP="009428FC"/>
    <w:p w14:paraId="134C4D43" w14:textId="77777777" w:rsidR="00064366" w:rsidRDefault="00064366" w:rsidP="009428FC"/>
    <w:p w14:paraId="40DC85FF" w14:textId="77777777" w:rsidR="00064366" w:rsidRDefault="00064366" w:rsidP="009428FC"/>
    <w:p w14:paraId="05506ECB" w14:textId="77777777" w:rsidR="00064366" w:rsidRDefault="00064366" w:rsidP="009428FC"/>
    <w:p w14:paraId="7E4BCDAC" w14:textId="77777777" w:rsidR="00064366" w:rsidRDefault="00064366" w:rsidP="009428FC"/>
    <w:p w14:paraId="49C0B43D" w14:textId="77777777" w:rsidR="00064366" w:rsidRDefault="00064366" w:rsidP="009428FC"/>
    <w:p w14:paraId="311FF274" w14:textId="77777777" w:rsidR="00064366" w:rsidRDefault="00064366" w:rsidP="009428FC"/>
    <w:p w14:paraId="27EB48A5" w14:textId="77777777" w:rsidR="00064366" w:rsidRDefault="00064366" w:rsidP="009428FC"/>
    <w:p w14:paraId="18681C88" w14:textId="555ED397" w:rsidR="00064366" w:rsidRDefault="00064366" w:rsidP="00064366"/>
    <w:p w14:paraId="75FEFB29" w14:textId="77777777" w:rsidR="00F33D04" w:rsidRDefault="00F33D04" w:rsidP="00064366"/>
    <w:p w14:paraId="71B7783E" w14:textId="77777777" w:rsidR="00F33D04" w:rsidRDefault="00F33D04" w:rsidP="00064366"/>
    <w:p w14:paraId="62619016" w14:textId="58E39B48" w:rsidR="00735812" w:rsidRPr="00735812" w:rsidRDefault="00C82F6A" w:rsidP="00C82F6A">
      <w:pPr>
        <w:rPr>
          <w:rFonts w:ascii="Times New Roman" w:hAnsi="Times New Roman" w:cs="Times New Roman"/>
          <w:b/>
          <w:bCs/>
          <w:sz w:val="44"/>
          <w:szCs w:val="44"/>
        </w:rPr>
      </w:pPr>
      <w:r w:rsidRPr="00C82F6A">
        <w:rPr>
          <w:rFonts w:ascii="Times New Roman" w:hAnsi="Times New Roman" w:cs="Times New Roman"/>
          <w:b/>
          <w:bCs/>
          <w:sz w:val="44"/>
          <w:szCs w:val="44"/>
        </w:rPr>
        <w:t>ABSTRACT</w:t>
      </w:r>
    </w:p>
    <w:p w14:paraId="391D2AE0" w14:textId="6EC6F994" w:rsidR="00C82F6A" w:rsidRPr="00A84B4A" w:rsidRDefault="00C82F6A" w:rsidP="00C82F6A">
      <w:pPr>
        <w:rPr>
          <w:rFonts w:ascii="Bookman Old Style" w:hAnsi="Bookman Old Style"/>
          <w:sz w:val="32"/>
          <w:szCs w:val="32"/>
        </w:rPr>
      </w:pPr>
      <w:r w:rsidRPr="00A84B4A">
        <w:rPr>
          <w:rFonts w:ascii="Bookman Old Style" w:hAnsi="Bookman Old Style"/>
          <w:sz w:val="32"/>
          <w:szCs w:val="32"/>
        </w:rPr>
        <w:t xml:space="preserve">Image noise removal is a fundamental process in Digital Image Processing that focuses on improving image quality by eliminating unwanted disturbances known as noise. Noise can degrade the visual appearance of images and reduce the accuracy of analysis in various applications. This project presents an image noise removal system that aims to restore original image quality while preserving important features such as edges and textures. Several filtering techniques are used, including mean filter, median filter, Gaussian filter, Wiener filter, and wavelet transform, each suitable for different types of noise. Advanced approaches using Deep Learning are also explored for better accuracy and performance. The implementation is carried out using MATLAB, where noisy images are processed and </w:t>
      </w:r>
      <w:proofErr w:type="spellStart"/>
      <w:r w:rsidRPr="00A84B4A">
        <w:rPr>
          <w:rFonts w:ascii="Bookman Old Style" w:hAnsi="Bookman Old Style"/>
          <w:sz w:val="32"/>
          <w:szCs w:val="32"/>
        </w:rPr>
        <w:t>analyzed</w:t>
      </w:r>
      <w:proofErr w:type="spellEnd"/>
      <w:r w:rsidRPr="00A84B4A">
        <w:rPr>
          <w:rFonts w:ascii="Bookman Old Style" w:hAnsi="Bookman Old Style"/>
          <w:sz w:val="32"/>
          <w:szCs w:val="32"/>
        </w:rPr>
        <w:t xml:space="preserve"> using different filters. The results show that noise can be effectively reduced, leading to smoother and clearer images, although some techniques may slightly blur fine details. This system has wide applications in medical imaging, satellite imaging, surveillance systems, and photography. Overall, the project highlights the </w:t>
      </w:r>
      <w:r w:rsidRPr="00A84B4A">
        <w:rPr>
          <w:rFonts w:ascii="Bookman Old Style" w:hAnsi="Bookman Old Style"/>
          <w:sz w:val="32"/>
          <w:szCs w:val="32"/>
        </w:rPr>
        <w:lastRenderedPageBreak/>
        <w:t>importance of selecting appropriate noise removal techniques based on the type of noise and desired output quality.</w:t>
      </w:r>
    </w:p>
    <w:p w14:paraId="4C53A22F" w14:textId="77777777" w:rsidR="006F4DA0" w:rsidRDefault="006F4DA0" w:rsidP="00C82F6A">
      <w:pPr>
        <w:rPr>
          <w:rFonts w:ascii="Bookman Old Style" w:hAnsi="Bookman Old Style"/>
        </w:rPr>
      </w:pPr>
    </w:p>
    <w:p w14:paraId="4ED6B75E" w14:textId="77777777" w:rsidR="00FF235F" w:rsidRDefault="00FF235F" w:rsidP="00C82F6A">
      <w:pPr>
        <w:rPr>
          <w:rFonts w:ascii="Times New Roman" w:hAnsi="Times New Roman" w:cs="Times New Roman"/>
          <w:b/>
          <w:bCs/>
          <w:sz w:val="44"/>
          <w:szCs w:val="44"/>
        </w:rPr>
      </w:pPr>
    </w:p>
    <w:p w14:paraId="1477865B" w14:textId="13235DEB" w:rsidR="00C82F6A" w:rsidRPr="00735812" w:rsidRDefault="00C82F6A" w:rsidP="00C82F6A">
      <w:pPr>
        <w:rPr>
          <w:rFonts w:ascii="Times New Roman" w:hAnsi="Times New Roman" w:cs="Times New Roman"/>
          <w:b/>
          <w:bCs/>
          <w:sz w:val="44"/>
          <w:szCs w:val="44"/>
        </w:rPr>
      </w:pPr>
      <w:r w:rsidRPr="00735812">
        <w:rPr>
          <w:rFonts w:ascii="Times New Roman" w:hAnsi="Times New Roman" w:cs="Times New Roman"/>
          <w:b/>
          <w:bCs/>
          <w:sz w:val="44"/>
          <w:szCs w:val="44"/>
        </w:rPr>
        <w:t>1. Introduction</w:t>
      </w:r>
    </w:p>
    <w:p w14:paraId="486A1252" w14:textId="77777777" w:rsidR="00C82F6A" w:rsidRPr="00A84B4A" w:rsidRDefault="00C82F6A" w:rsidP="00C82F6A">
      <w:pPr>
        <w:rPr>
          <w:rFonts w:ascii="Bookman Old Style" w:hAnsi="Bookman Old Style"/>
          <w:sz w:val="32"/>
          <w:szCs w:val="32"/>
        </w:rPr>
      </w:pPr>
      <w:r w:rsidRPr="00A84B4A">
        <w:rPr>
          <w:rFonts w:ascii="Bookman Old Style" w:hAnsi="Bookman Old Style"/>
          <w:sz w:val="32"/>
          <w:szCs w:val="32"/>
        </w:rPr>
        <w:t>Image noise removal is a fundamental concept in Digital Image Processing that focuses on improving the quality of images by eliminating unwanted disturbances known as noise. Noise can occur due to various factors such as low lighting conditions, sensor limitations, transmission errors, or environmental interference. These disturbances reduce the clarity, sharpness, and overall usability of an image. Therefore, noise removal plays a crucial role in enhancing image quality for better interpretation and analysis.</w:t>
      </w:r>
    </w:p>
    <w:p w14:paraId="6A03681D" w14:textId="77777777" w:rsidR="00FF235F" w:rsidRDefault="00FF235F" w:rsidP="00C82F6A">
      <w:pPr>
        <w:rPr>
          <w:rFonts w:ascii="Bookman Old Style" w:hAnsi="Bookman Old Style"/>
          <w:b/>
          <w:bCs/>
          <w:sz w:val="44"/>
          <w:szCs w:val="44"/>
        </w:rPr>
      </w:pPr>
    </w:p>
    <w:p w14:paraId="284DB5A6" w14:textId="1E45776E" w:rsidR="00C82F6A" w:rsidRPr="00735812" w:rsidRDefault="00C82F6A" w:rsidP="00C82F6A">
      <w:pPr>
        <w:rPr>
          <w:rFonts w:ascii="Bookman Old Style" w:hAnsi="Bookman Old Style"/>
          <w:b/>
          <w:bCs/>
          <w:sz w:val="44"/>
          <w:szCs w:val="44"/>
        </w:rPr>
      </w:pPr>
      <w:r w:rsidRPr="00735812">
        <w:rPr>
          <w:rFonts w:ascii="Bookman Old Style" w:hAnsi="Bookman Old Style"/>
          <w:b/>
          <w:bCs/>
          <w:sz w:val="44"/>
          <w:szCs w:val="44"/>
        </w:rPr>
        <w:t>2. Problem Statement</w:t>
      </w:r>
    </w:p>
    <w:p w14:paraId="483E5D52" w14:textId="77777777" w:rsidR="00C82F6A" w:rsidRPr="00A84B4A" w:rsidRDefault="00C82F6A" w:rsidP="00C82F6A">
      <w:pPr>
        <w:rPr>
          <w:rFonts w:ascii="Bookman Old Style" w:hAnsi="Bookman Old Style"/>
          <w:sz w:val="32"/>
          <w:szCs w:val="32"/>
        </w:rPr>
      </w:pPr>
      <w:r w:rsidRPr="00A84B4A">
        <w:rPr>
          <w:rFonts w:ascii="Bookman Old Style" w:hAnsi="Bookman Old Style"/>
          <w:sz w:val="32"/>
          <w:szCs w:val="32"/>
        </w:rPr>
        <w:t>In many real-world applications, images captured through cameras or sensors often contain noise, which degrades their quality. This affects the accuracy of image-based systems such as object detection, medical diagnosis, and surveillance systems. The main challenge is to remove noise effectively without losing important image details like edges, textures, and fine structures.</w:t>
      </w:r>
    </w:p>
    <w:p w14:paraId="5720FC33" w14:textId="77777777" w:rsidR="00FF235F" w:rsidRDefault="00FF235F" w:rsidP="00C82F6A">
      <w:pPr>
        <w:rPr>
          <w:rFonts w:ascii="Times New Roman" w:hAnsi="Times New Roman" w:cs="Times New Roman"/>
          <w:b/>
          <w:bCs/>
          <w:sz w:val="44"/>
          <w:szCs w:val="44"/>
        </w:rPr>
      </w:pPr>
    </w:p>
    <w:p w14:paraId="45772FB2" w14:textId="77777777" w:rsidR="00FF235F" w:rsidRDefault="00FF235F" w:rsidP="00C82F6A">
      <w:pPr>
        <w:rPr>
          <w:rFonts w:ascii="Times New Roman" w:hAnsi="Times New Roman" w:cs="Times New Roman"/>
          <w:b/>
          <w:bCs/>
          <w:sz w:val="44"/>
          <w:szCs w:val="44"/>
        </w:rPr>
      </w:pPr>
    </w:p>
    <w:p w14:paraId="71502864" w14:textId="77777777" w:rsidR="00FF235F" w:rsidRDefault="00FF235F" w:rsidP="00C82F6A">
      <w:pPr>
        <w:rPr>
          <w:rFonts w:ascii="Times New Roman" w:hAnsi="Times New Roman" w:cs="Times New Roman"/>
          <w:b/>
          <w:bCs/>
          <w:sz w:val="44"/>
          <w:szCs w:val="44"/>
        </w:rPr>
      </w:pPr>
    </w:p>
    <w:p w14:paraId="19AF6135" w14:textId="77777777" w:rsidR="00C0668D" w:rsidRDefault="00C0668D" w:rsidP="00C82F6A">
      <w:pPr>
        <w:rPr>
          <w:rFonts w:ascii="Times New Roman" w:hAnsi="Times New Roman" w:cs="Times New Roman"/>
          <w:b/>
          <w:bCs/>
          <w:sz w:val="44"/>
          <w:szCs w:val="44"/>
        </w:rPr>
      </w:pPr>
    </w:p>
    <w:p w14:paraId="1B8EFF96" w14:textId="2B2A87FB" w:rsidR="00C82F6A" w:rsidRPr="00735812" w:rsidRDefault="00C82F6A" w:rsidP="00C82F6A">
      <w:pPr>
        <w:rPr>
          <w:rFonts w:ascii="Times New Roman" w:hAnsi="Times New Roman" w:cs="Times New Roman"/>
          <w:b/>
          <w:bCs/>
          <w:sz w:val="44"/>
          <w:szCs w:val="44"/>
        </w:rPr>
      </w:pPr>
      <w:r w:rsidRPr="00735812">
        <w:rPr>
          <w:rFonts w:ascii="Times New Roman" w:hAnsi="Times New Roman" w:cs="Times New Roman"/>
          <w:b/>
          <w:bCs/>
          <w:sz w:val="44"/>
          <w:szCs w:val="44"/>
        </w:rPr>
        <w:t xml:space="preserve">3. Objectives </w:t>
      </w:r>
    </w:p>
    <w:p w14:paraId="57EFED71" w14:textId="77777777" w:rsidR="00C82F6A" w:rsidRPr="00A84B4A" w:rsidRDefault="00C82F6A" w:rsidP="00C82F6A">
      <w:pPr>
        <w:rPr>
          <w:rFonts w:ascii="Bookman Old Style" w:hAnsi="Bookman Old Style"/>
          <w:sz w:val="32"/>
          <w:szCs w:val="32"/>
        </w:rPr>
      </w:pPr>
      <w:r w:rsidRPr="00A84B4A">
        <w:rPr>
          <w:rFonts w:ascii="Bookman Old Style" w:hAnsi="Bookman Old Style"/>
          <w:sz w:val="32"/>
          <w:szCs w:val="32"/>
        </w:rPr>
        <w:t>The primary objective of the image noise removal system is to enhance image quality by reducing or eliminating noise. It also aims to preserve essential features such as edges and textures while improving visual clarity. Another objective is to compare different filtering techniques and determine the most suitable method based on the type of noise present in the image.</w:t>
      </w:r>
    </w:p>
    <w:p w14:paraId="5A93C3A8" w14:textId="77777777" w:rsidR="005B3A6E" w:rsidRDefault="005B3A6E" w:rsidP="00C82F6A">
      <w:pPr>
        <w:rPr>
          <w:rFonts w:ascii="Times New Roman" w:hAnsi="Times New Roman" w:cs="Times New Roman"/>
          <w:b/>
          <w:bCs/>
          <w:sz w:val="44"/>
          <w:szCs w:val="44"/>
        </w:rPr>
      </w:pPr>
    </w:p>
    <w:p w14:paraId="2A74DAA0" w14:textId="5D427BC9" w:rsidR="00C82F6A" w:rsidRPr="00735812" w:rsidRDefault="00C82F6A" w:rsidP="00C82F6A">
      <w:pPr>
        <w:rPr>
          <w:rFonts w:ascii="Times New Roman" w:hAnsi="Times New Roman" w:cs="Times New Roman"/>
          <w:b/>
          <w:bCs/>
          <w:sz w:val="44"/>
          <w:szCs w:val="44"/>
        </w:rPr>
      </w:pPr>
      <w:r w:rsidRPr="00735812">
        <w:rPr>
          <w:rFonts w:ascii="Times New Roman" w:hAnsi="Times New Roman" w:cs="Times New Roman"/>
          <w:b/>
          <w:bCs/>
          <w:sz w:val="44"/>
          <w:szCs w:val="44"/>
        </w:rPr>
        <w:t>4. Types of Noise in Images</w:t>
      </w:r>
    </w:p>
    <w:p w14:paraId="5FF3E60B" w14:textId="5A6B6111" w:rsidR="00C82F6A" w:rsidRPr="00CA1331" w:rsidRDefault="00C82F6A" w:rsidP="00C82F6A">
      <w:pPr>
        <w:rPr>
          <w:rFonts w:ascii="Bookman Old Style" w:hAnsi="Bookman Old Style"/>
          <w:sz w:val="32"/>
          <w:szCs w:val="32"/>
        </w:rPr>
      </w:pPr>
      <w:r w:rsidRPr="00CA1331">
        <w:rPr>
          <w:rFonts w:ascii="Bookman Old Style" w:hAnsi="Bookman Old Style"/>
          <w:sz w:val="32"/>
          <w:szCs w:val="32"/>
        </w:rPr>
        <w:t>Different types of noise can affect images, including:</w:t>
      </w:r>
    </w:p>
    <w:p w14:paraId="2ACD1D7F" w14:textId="77777777" w:rsidR="00C82F6A" w:rsidRPr="00CA1331" w:rsidRDefault="00C82F6A" w:rsidP="00C82F6A">
      <w:pPr>
        <w:rPr>
          <w:rFonts w:ascii="Bookman Old Style" w:hAnsi="Bookman Old Style"/>
          <w:sz w:val="32"/>
          <w:szCs w:val="32"/>
        </w:rPr>
      </w:pPr>
      <w:r w:rsidRPr="00CA1331">
        <w:rPr>
          <w:rFonts w:ascii="Bookman Old Style" w:hAnsi="Bookman Old Style"/>
          <w:sz w:val="32"/>
          <w:szCs w:val="32"/>
        </w:rPr>
        <w:t>Salt-and-Pepper Noise: Appears as black and white dots in the image.</w:t>
      </w:r>
    </w:p>
    <w:p w14:paraId="19F16163" w14:textId="77777777" w:rsidR="00C82F6A" w:rsidRPr="00CA1331" w:rsidRDefault="00C82F6A" w:rsidP="00C82F6A">
      <w:pPr>
        <w:rPr>
          <w:rFonts w:ascii="Bookman Old Style" w:hAnsi="Bookman Old Style"/>
          <w:sz w:val="32"/>
          <w:szCs w:val="32"/>
        </w:rPr>
      </w:pPr>
      <w:r w:rsidRPr="00CA1331">
        <w:rPr>
          <w:rFonts w:ascii="Bookman Old Style" w:hAnsi="Bookman Old Style"/>
          <w:sz w:val="32"/>
          <w:szCs w:val="32"/>
        </w:rPr>
        <w:t>Gaussian Noise: Caused by random variations in intensity values.</w:t>
      </w:r>
    </w:p>
    <w:p w14:paraId="5C31DB0B" w14:textId="77777777" w:rsidR="00C82F6A" w:rsidRPr="00CA1331" w:rsidRDefault="00C82F6A" w:rsidP="00C82F6A">
      <w:pPr>
        <w:rPr>
          <w:rFonts w:ascii="Bookman Old Style" w:hAnsi="Bookman Old Style"/>
          <w:sz w:val="32"/>
          <w:szCs w:val="32"/>
        </w:rPr>
      </w:pPr>
      <w:r w:rsidRPr="00CA1331">
        <w:rPr>
          <w:rFonts w:ascii="Bookman Old Style" w:hAnsi="Bookman Old Style"/>
          <w:sz w:val="32"/>
          <w:szCs w:val="32"/>
        </w:rPr>
        <w:t>Speckle Noise: Common in medical and radar images.</w:t>
      </w:r>
    </w:p>
    <w:p w14:paraId="7FAD2B28" w14:textId="77777777" w:rsidR="00C82F6A" w:rsidRPr="00CA1331" w:rsidRDefault="00C82F6A" w:rsidP="00C82F6A">
      <w:pPr>
        <w:rPr>
          <w:rFonts w:ascii="Bookman Old Style" w:hAnsi="Bookman Old Style"/>
          <w:sz w:val="32"/>
          <w:szCs w:val="32"/>
        </w:rPr>
      </w:pPr>
      <w:r w:rsidRPr="00CA1331">
        <w:rPr>
          <w:rFonts w:ascii="Bookman Old Style" w:hAnsi="Bookman Old Style"/>
          <w:sz w:val="32"/>
          <w:szCs w:val="32"/>
        </w:rPr>
        <w:t>Poisson Noise: Occurs due to photon fluctuations in imaging sensors.</w:t>
      </w:r>
    </w:p>
    <w:p w14:paraId="315D8888" w14:textId="77777777" w:rsidR="00C82F6A" w:rsidRDefault="00C82F6A" w:rsidP="00C82F6A">
      <w:pPr>
        <w:rPr>
          <w:rFonts w:ascii="Bookman Old Style" w:hAnsi="Bookman Old Style"/>
          <w:sz w:val="32"/>
          <w:szCs w:val="32"/>
        </w:rPr>
      </w:pPr>
      <w:r w:rsidRPr="00CA1331">
        <w:rPr>
          <w:rFonts w:ascii="Bookman Old Style" w:hAnsi="Bookman Old Style"/>
          <w:sz w:val="32"/>
          <w:szCs w:val="32"/>
        </w:rPr>
        <w:t>Each type of noise requires specific techniques for effective removal.</w:t>
      </w:r>
    </w:p>
    <w:p w14:paraId="053EF2C4" w14:textId="77777777" w:rsidR="00F33D04" w:rsidRDefault="00F33D04" w:rsidP="00C82F6A">
      <w:pPr>
        <w:rPr>
          <w:rFonts w:ascii="Bookman Old Style" w:hAnsi="Bookman Old Style"/>
          <w:sz w:val="32"/>
          <w:szCs w:val="32"/>
        </w:rPr>
      </w:pPr>
    </w:p>
    <w:p w14:paraId="5FEBF174" w14:textId="77777777" w:rsidR="00F33D04" w:rsidRDefault="00F33D04" w:rsidP="00C82F6A">
      <w:pPr>
        <w:rPr>
          <w:rFonts w:ascii="Bookman Old Style" w:hAnsi="Bookman Old Style"/>
          <w:sz w:val="32"/>
          <w:szCs w:val="32"/>
        </w:rPr>
      </w:pPr>
    </w:p>
    <w:p w14:paraId="47333C45" w14:textId="77777777" w:rsidR="00F33D04" w:rsidRDefault="00F33D04" w:rsidP="00C82F6A">
      <w:pPr>
        <w:rPr>
          <w:rFonts w:ascii="Bookman Old Style" w:hAnsi="Bookman Old Style"/>
          <w:sz w:val="32"/>
          <w:szCs w:val="32"/>
        </w:rPr>
      </w:pPr>
    </w:p>
    <w:p w14:paraId="64250C39" w14:textId="77777777" w:rsidR="00F33D04" w:rsidRDefault="00F33D04" w:rsidP="00C82F6A">
      <w:pPr>
        <w:rPr>
          <w:rFonts w:ascii="Bookman Old Style" w:hAnsi="Bookman Old Style"/>
          <w:sz w:val="32"/>
          <w:szCs w:val="32"/>
        </w:rPr>
      </w:pPr>
    </w:p>
    <w:p w14:paraId="131B0E33" w14:textId="77777777" w:rsidR="00F33D04" w:rsidRPr="00CA1331" w:rsidRDefault="00F33D04" w:rsidP="00C82F6A">
      <w:pPr>
        <w:rPr>
          <w:rFonts w:ascii="Bookman Old Style" w:hAnsi="Bookman Old Style"/>
          <w:sz w:val="32"/>
          <w:szCs w:val="32"/>
        </w:rPr>
      </w:pPr>
    </w:p>
    <w:p w14:paraId="2936226D" w14:textId="157C8D0C" w:rsidR="00C82F6A" w:rsidRPr="009C1A9B" w:rsidRDefault="00C82F6A" w:rsidP="00C82F6A">
      <w:pPr>
        <w:rPr>
          <w:rFonts w:ascii="Times New Roman" w:hAnsi="Times New Roman" w:cs="Times New Roman"/>
          <w:b/>
          <w:bCs/>
          <w:sz w:val="44"/>
          <w:szCs w:val="44"/>
        </w:rPr>
      </w:pPr>
      <w:r w:rsidRPr="00735812">
        <w:rPr>
          <w:rFonts w:ascii="Times New Roman" w:hAnsi="Times New Roman" w:cs="Times New Roman"/>
          <w:b/>
          <w:bCs/>
          <w:sz w:val="44"/>
          <w:szCs w:val="44"/>
        </w:rPr>
        <w:t>5. Noise Removal Techniques</w:t>
      </w:r>
    </w:p>
    <w:p w14:paraId="6359BB28" w14:textId="77777777" w:rsidR="005A4695" w:rsidRDefault="00CA34D0" w:rsidP="00C82F6A">
      <w:pPr>
        <w:rPr>
          <w:ins w:id="0" w:author="Microsoft Word" w:date="2026-04-12T08:50:00Z" w16du:dateUtc="2026-04-12T03:20:00Z"/>
          <w:rFonts w:ascii="Times New Roman" w:hAnsi="Times New Roman" w:cs="Times New Roman"/>
          <w:b/>
          <w:bCs/>
          <w:sz w:val="40"/>
          <w:szCs w:val="40"/>
        </w:rPr>
      </w:pPr>
      <w:ins w:id="1" w:author="Microsoft Word" w:date="2026-04-12T08:50:00Z" w16du:dateUtc="2026-04-12T03:20:00Z">
        <w:r>
          <w:rPr>
            <w:rFonts w:ascii="Times New Roman" w:hAnsi="Times New Roman" w:cs="Times New Roman"/>
            <w:b/>
            <w:bCs/>
            <w:sz w:val="40"/>
            <w:szCs w:val="40"/>
          </w:rPr>
          <w:t xml:space="preserve">5.1 </w:t>
        </w:r>
        <w:r w:rsidR="005A4695">
          <w:rPr>
            <w:rFonts w:ascii="Times New Roman" w:hAnsi="Times New Roman" w:cs="Times New Roman"/>
            <w:b/>
            <w:bCs/>
            <w:sz w:val="40"/>
            <w:szCs w:val="40"/>
          </w:rPr>
          <w:t>Mean Filter</w:t>
        </w:r>
      </w:ins>
    </w:p>
    <w:p w14:paraId="1CD3870B" w14:textId="2DCAC61A" w:rsidR="00C82F6A" w:rsidRPr="005A4695" w:rsidRDefault="00C82F6A" w:rsidP="00C82F6A">
      <w:pPr>
        <w:rPr>
          <w:rFonts w:ascii="Times New Roman" w:hAnsi="Times New Roman" w:cs="Times New Roman"/>
          <w:b/>
          <w:bCs/>
          <w:sz w:val="40"/>
          <w:szCs w:val="40"/>
        </w:rPr>
      </w:pPr>
      <w:r w:rsidRPr="00CA1331">
        <w:rPr>
          <w:rFonts w:ascii="Bookman Old Style" w:hAnsi="Bookman Old Style"/>
          <w:sz w:val="32"/>
          <w:szCs w:val="32"/>
        </w:rPr>
        <w:t xml:space="preserve">The mean filter works by averaging the pixel values of </w:t>
      </w:r>
      <w:proofErr w:type="spellStart"/>
      <w:r w:rsidRPr="00CA1331">
        <w:rPr>
          <w:rFonts w:ascii="Bookman Old Style" w:hAnsi="Bookman Old Style"/>
          <w:sz w:val="32"/>
          <w:szCs w:val="32"/>
        </w:rPr>
        <w:t>neighboring</w:t>
      </w:r>
      <w:proofErr w:type="spellEnd"/>
      <w:r w:rsidRPr="00CA1331">
        <w:rPr>
          <w:rFonts w:ascii="Bookman Old Style" w:hAnsi="Bookman Old Style"/>
          <w:sz w:val="32"/>
          <w:szCs w:val="32"/>
        </w:rPr>
        <w:t xml:space="preserve"> pixels. It is simple and easy to implement but may cause blurring of edges and loss of fine details.</w:t>
      </w:r>
    </w:p>
    <w:p w14:paraId="79F0637F" w14:textId="2F32ED9C" w:rsidR="00C82F6A" w:rsidRPr="00735812" w:rsidRDefault="00C82F6A" w:rsidP="00C82F6A">
      <w:pPr>
        <w:rPr>
          <w:rFonts w:ascii="Times New Roman" w:hAnsi="Times New Roman" w:cs="Times New Roman"/>
          <w:b/>
          <w:bCs/>
          <w:sz w:val="40"/>
          <w:szCs w:val="40"/>
        </w:rPr>
      </w:pPr>
      <w:r w:rsidRPr="00735812">
        <w:rPr>
          <w:rFonts w:ascii="Times New Roman" w:hAnsi="Times New Roman" w:cs="Times New Roman"/>
          <w:b/>
          <w:bCs/>
          <w:sz w:val="40"/>
          <w:szCs w:val="40"/>
        </w:rPr>
        <w:t>5.2 Median Filter</w:t>
      </w:r>
    </w:p>
    <w:p w14:paraId="71831873" w14:textId="77777777" w:rsidR="009C1A9B" w:rsidRDefault="009C1A9B" w:rsidP="00C82F6A">
      <w:pPr>
        <w:rPr>
          <w:rFonts w:ascii="Bookman Old Style" w:hAnsi="Bookman Old Style"/>
          <w:sz w:val="32"/>
          <w:szCs w:val="32"/>
        </w:rPr>
      </w:pPr>
    </w:p>
    <w:p w14:paraId="1625E950" w14:textId="5476ED86" w:rsidR="00C82F6A" w:rsidRPr="00CA1331" w:rsidRDefault="00C82F6A" w:rsidP="00C82F6A">
      <w:pPr>
        <w:rPr>
          <w:rFonts w:ascii="Bookman Old Style" w:hAnsi="Bookman Old Style"/>
          <w:sz w:val="32"/>
          <w:szCs w:val="32"/>
        </w:rPr>
      </w:pPr>
      <w:r w:rsidRPr="00CA1331">
        <w:rPr>
          <w:rFonts w:ascii="Bookman Old Style" w:hAnsi="Bookman Old Style"/>
          <w:sz w:val="32"/>
          <w:szCs w:val="32"/>
        </w:rPr>
        <w:t xml:space="preserve">The median filter replaces each pixel value with the median of its </w:t>
      </w:r>
      <w:proofErr w:type="spellStart"/>
      <w:r w:rsidRPr="00CA1331">
        <w:rPr>
          <w:rFonts w:ascii="Bookman Old Style" w:hAnsi="Bookman Old Style"/>
          <w:sz w:val="32"/>
          <w:szCs w:val="32"/>
        </w:rPr>
        <w:t>neighboring</w:t>
      </w:r>
      <w:proofErr w:type="spellEnd"/>
      <w:r w:rsidRPr="00CA1331">
        <w:rPr>
          <w:rFonts w:ascii="Bookman Old Style" w:hAnsi="Bookman Old Style"/>
          <w:sz w:val="32"/>
          <w:szCs w:val="32"/>
        </w:rPr>
        <w:t xml:space="preserve"> values. It is highly effective for removing salt-and-pepper noise while preserving edges.</w:t>
      </w:r>
    </w:p>
    <w:p w14:paraId="01F124C0" w14:textId="77777777" w:rsidR="005B3A6E" w:rsidRPr="00CA1331" w:rsidRDefault="005B3A6E" w:rsidP="00C82F6A">
      <w:pPr>
        <w:rPr>
          <w:rFonts w:ascii="Bookman Old Style" w:hAnsi="Bookman Old Style" w:cs="Times New Roman"/>
          <w:b/>
          <w:bCs/>
          <w:sz w:val="40"/>
          <w:szCs w:val="40"/>
        </w:rPr>
      </w:pPr>
    </w:p>
    <w:p w14:paraId="47746460" w14:textId="156D2742" w:rsidR="00C82F6A" w:rsidRPr="005B3A6E" w:rsidRDefault="00C82F6A" w:rsidP="00C82F6A">
      <w:pPr>
        <w:rPr>
          <w:rFonts w:ascii="Times New Roman" w:hAnsi="Times New Roman" w:cs="Times New Roman"/>
          <w:b/>
          <w:bCs/>
          <w:sz w:val="40"/>
          <w:szCs w:val="40"/>
        </w:rPr>
      </w:pPr>
      <w:r w:rsidRPr="005B3A6E">
        <w:rPr>
          <w:rFonts w:ascii="Times New Roman" w:hAnsi="Times New Roman" w:cs="Times New Roman"/>
          <w:b/>
          <w:bCs/>
          <w:sz w:val="40"/>
          <w:szCs w:val="40"/>
        </w:rPr>
        <w:t>5.3 Gaussian Filter</w:t>
      </w:r>
    </w:p>
    <w:p w14:paraId="3B55D74B" w14:textId="77777777" w:rsidR="005B3A6E" w:rsidRDefault="005B3A6E" w:rsidP="00C82F6A">
      <w:pPr>
        <w:rPr>
          <w:sz w:val="32"/>
          <w:szCs w:val="32"/>
        </w:rPr>
      </w:pPr>
    </w:p>
    <w:p w14:paraId="573B8732" w14:textId="3587F1D9" w:rsidR="00C82F6A" w:rsidRPr="00CA1331" w:rsidRDefault="00C82F6A" w:rsidP="00C82F6A">
      <w:pPr>
        <w:rPr>
          <w:rFonts w:ascii="Bookman Old Style" w:hAnsi="Bookman Old Style"/>
          <w:sz w:val="40"/>
          <w:szCs w:val="40"/>
        </w:rPr>
      </w:pPr>
      <w:r w:rsidRPr="00CA1331">
        <w:rPr>
          <w:rFonts w:ascii="Bookman Old Style" w:hAnsi="Bookman Old Style"/>
          <w:sz w:val="32"/>
          <w:szCs w:val="32"/>
        </w:rPr>
        <w:t>This filter uses a Gaussian function to smooth the image and reduce noise. It is widely used but can slightly blur the image</w:t>
      </w:r>
      <w:r w:rsidRPr="00CA1331">
        <w:rPr>
          <w:rFonts w:ascii="Bookman Old Style" w:hAnsi="Bookman Old Style"/>
          <w:sz w:val="40"/>
          <w:szCs w:val="40"/>
        </w:rPr>
        <w:t>.</w:t>
      </w:r>
    </w:p>
    <w:p w14:paraId="2D8E921E" w14:textId="77777777" w:rsidR="005B3A6E" w:rsidRDefault="005B3A6E" w:rsidP="00C82F6A">
      <w:pPr>
        <w:rPr>
          <w:rFonts w:asciiTheme="majorHAnsi" w:hAnsiTheme="majorHAnsi"/>
          <w:b/>
          <w:bCs/>
          <w:sz w:val="40"/>
          <w:szCs w:val="40"/>
        </w:rPr>
      </w:pPr>
    </w:p>
    <w:p w14:paraId="634B6011" w14:textId="77777777" w:rsidR="00F33D04" w:rsidRDefault="00F33D04" w:rsidP="00C82F6A">
      <w:pPr>
        <w:rPr>
          <w:rFonts w:asciiTheme="majorHAnsi" w:hAnsiTheme="majorHAnsi"/>
          <w:b/>
          <w:bCs/>
          <w:sz w:val="40"/>
          <w:szCs w:val="40"/>
        </w:rPr>
      </w:pPr>
    </w:p>
    <w:p w14:paraId="7710FF84" w14:textId="77777777" w:rsidR="00F33D04" w:rsidRDefault="00F33D04" w:rsidP="00C82F6A">
      <w:pPr>
        <w:rPr>
          <w:rFonts w:asciiTheme="majorHAnsi" w:hAnsiTheme="majorHAnsi"/>
          <w:b/>
          <w:bCs/>
          <w:sz w:val="40"/>
          <w:szCs w:val="40"/>
        </w:rPr>
      </w:pPr>
    </w:p>
    <w:p w14:paraId="1BA8C1E7" w14:textId="77777777" w:rsidR="00F33D04" w:rsidRDefault="00F33D04" w:rsidP="00C82F6A">
      <w:pPr>
        <w:rPr>
          <w:rFonts w:asciiTheme="majorHAnsi" w:hAnsiTheme="majorHAnsi"/>
          <w:b/>
          <w:bCs/>
          <w:sz w:val="40"/>
          <w:szCs w:val="40"/>
        </w:rPr>
      </w:pPr>
    </w:p>
    <w:p w14:paraId="51FAE013" w14:textId="77777777" w:rsidR="00F33D04" w:rsidRDefault="00F33D04" w:rsidP="00C82F6A">
      <w:pPr>
        <w:rPr>
          <w:rFonts w:asciiTheme="majorHAnsi" w:hAnsiTheme="majorHAnsi"/>
          <w:b/>
          <w:bCs/>
          <w:sz w:val="40"/>
          <w:szCs w:val="40"/>
        </w:rPr>
      </w:pPr>
    </w:p>
    <w:p w14:paraId="78D6BDE0" w14:textId="77777777" w:rsidR="00F33D04" w:rsidRDefault="00F33D04" w:rsidP="00C82F6A">
      <w:pPr>
        <w:rPr>
          <w:rFonts w:asciiTheme="majorHAnsi" w:hAnsiTheme="majorHAnsi"/>
          <w:b/>
          <w:bCs/>
          <w:sz w:val="40"/>
          <w:szCs w:val="40"/>
        </w:rPr>
      </w:pPr>
    </w:p>
    <w:p w14:paraId="4F80CB10" w14:textId="77777777" w:rsidR="00F33D04" w:rsidRDefault="00F33D04" w:rsidP="00C82F6A">
      <w:pPr>
        <w:rPr>
          <w:rFonts w:asciiTheme="majorHAnsi" w:hAnsiTheme="majorHAnsi"/>
          <w:b/>
          <w:bCs/>
          <w:sz w:val="40"/>
          <w:szCs w:val="40"/>
        </w:rPr>
      </w:pPr>
    </w:p>
    <w:p w14:paraId="21BE7E94" w14:textId="613F2BD1" w:rsidR="00C82F6A" w:rsidRPr="005B3A6E" w:rsidRDefault="005B3A6E" w:rsidP="00C82F6A">
      <w:pPr>
        <w:rPr>
          <w:rFonts w:asciiTheme="majorHAnsi" w:hAnsiTheme="majorHAnsi"/>
          <w:b/>
          <w:bCs/>
          <w:sz w:val="40"/>
          <w:szCs w:val="40"/>
        </w:rPr>
      </w:pPr>
      <w:r>
        <w:rPr>
          <w:rFonts w:asciiTheme="majorHAnsi" w:hAnsiTheme="majorHAnsi"/>
          <w:b/>
          <w:bCs/>
          <w:sz w:val="40"/>
          <w:szCs w:val="40"/>
        </w:rPr>
        <w:t>5</w:t>
      </w:r>
      <w:r w:rsidR="00C82F6A" w:rsidRPr="005B3A6E">
        <w:rPr>
          <w:rFonts w:asciiTheme="majorHAnsi" w:hAnsiTheme="majorHAnsi"/>
          <w:b/>
          <w:bCs/>
          <w:sz w:val="40"/>
          <w:szCs w:val="40"/>
        </w:rPr>
        <w:t>.4 Wiener Filter</w:t>
      </w:r>
    </w:p>
    <w:p w14:paraId="61CC10A9" w14:textId="77777777" w:rsidR="005B3A6E" w:rsidRDefault="005B3A6E" w:rsidP="00C82F6A">
      <w:pPr>
        <w:rPr>
          <w:rFonts w:asciiTheme="majorHAnsi" w:hAnsiTheme="majorHAnsi"/>
          <w:sz w:val="32"/>
          <w:szCs w:val="32"/>
        </w:rPr>
      </w:pPr>
    </w:p>
    <w:p w14:paraId="240ABF72" w14:textId="67311A55" w:rsidR="00C82F6A" w:rsidRPr="00CA1331" w:rsidRDefault="00C82F6A" w:rsidP="00C82F6A">
      <w:pPr>
        <w:rPr>
          <w:rFonts w:ascii="Bookman Old Style" w:hAnsi="Bookman Old Style"/>
          <w:sz w:val="32"/>
          <w:szCs w:val="32"/>
        </w:rPr>
      </w:pPr>
      <w:r w:rsidRPr="00CA1331">
        <w:rPr>
          <w:rFonts w:ascii="Bookman Old Style" w:hAnsi="Bookman Old Style"/>
          <w:sz w:val="32"/>
          <w:szCs w:val="32"/>
        </w:rPr>
        <w:t>The Wiener filter is an adaptive technique based on statistical estimation. It provides better results by minimizing the mean square error between the original and noisy image.</w:t>
      </w:r>
    </w:p>
    <w:p w14:paraId="6EAC66BC" w14:textId="77777777" w:rsidR="005B3A6E" w:rsidRPr="00CA1331" w:rsidRDefault="005B3A6E" w:rsidP="00C82F6A">
      <w:pPr>
        <w:rPr>
          <w:rFonts w:ascii="Bookman Old Style" w:hAnsi="Bookman Old Style" w:cs="Times New Roman"/>
          <w:b/>
          <w:bCs/>
          <w:sz w:val="40"/>
          <w:szCs w:val="40"/>
        </w:rPr>
      </w:pPr>
    </w:p>
    <w:p w14:paraId="4B5F3D6C" w14:textId="7868FC85" w:rsidR="00C82F6A" w:rsidRPr="005B3A6E" w:rsidRDefault="00C82F6A" w:rsidP="00C82F6A">
      <w:pPr>
        <w:rPr>
          <w:rFonts w:ascii="Times New Roman" w:hAnsi="Times New Roman" w:cs="Times New Roman"/>
          <w:b/>
          <w:bCs/>
          <w:sz w:val="40"/>
          <w:szCs w:val="40"/>
        </w:rPr>
      </w:pPr>
      <w:r w:rsidRPr="005B3A6E">
        <w:rPr>
          <w:rFonts w:ascii="Times New Roman" w:hAnsi="Times New Roman" w:cs="Times New Roman"/>
          <w:b/>
          <w:bCs/>
          <w:sz w:val="40"/>
          <w:szCs w:val="40"/>
        </w:rPr>
        <w:t>5.5 Wavelet Transform</w:t>
      </w:r>
    </w:p>
    <w:p w14:paraId="03E715C2" w14:textId="77777777" w:rsidR="005B3A6E" w:rsidRDefault="005B3A6E" w:rsidP="00C82F6A">
      <w:pPr>
        <w:rPr>
          <w:rFonts w:asciiTheme="majorHAnsi" w:hAnsiTheme="majorHAnsi"/>
          <w:sz w:val="32"/>
          <w:szCs w:val="32"/>
        </w:rPr>
      </w:pPr>
    </w:p>
    <w:p w14:paraId="1FC43D3D" w14:textId="6CA7FECE"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Wavelet transform removes noise in the frequency domain while preserving image details. It is more advanced and effective for high-quality applications.</w:t>
      </w:r>
    </w:p>
    <w:p w14:paraId="2FEA3EDB" w14:textId="77777777" w:rsidR="005B3A6E" w:rsidRDefault="005B3A6E" w:rsidP="00C82F6A">
      <w:pPr>
        <w:rPr>
          <w:rFonts w:ascii="Times New Roman" w:hAnsi="Times New Roman" w:cs="Times New Roman"/>
          <w:b/>
          <w:bCs/>
          <w:sz w:val="40"/>
          <w:szCs w:val="40"/>
        </w:rPr>
      </w:pPr>
    </w:p>
    <w:p w14:paraId="466E214E" w14:textId="5F21D4B6" w:rsidR="00C82F6A" w:rsidRPr="005B3A6E" w:rsidRDefault="00C82F6A" w:rsidP="00C82F6A">
      <w:pPr>
        <w:rPr>
          <w:rFonts w:ascii="Times New Roman" w:hAnsi="Times New Roman" w:cs="Times New Roman"/>
          <w:b/>
          <w:bCs/>
          <w:sz w:val="40"/>
          <w:szCs w:val="40"/>
        </w:rPr>
      </w:pPr>
      <w:r w:rsidRPr="005B3A6E">
        <w:rPr>
          <w:rFonts w:ascii="Times New Roman" w:hAnsi="Times New Roman" w:cs="Times New Roman"/>
          <w:b/>
          <w:bCs/>
          <w:sz w:val="40"/>
          <w:szCs w:val="40"/>
        </w:rPr>
        <w:t>5.6 Deep Learning Methods</w:t>
      </w:r>
    </w:p>
    <w:p w14:paraId="010581E8" w14:textId="77777777" w:rsidR="005B3A6E" w:rsidRDefault="005B3A6E" w:rsidP="00C82F6A">
      <w:pPr>
        <w:rPr>
          <w:rFonts w:asciiTheme="majorHAnsi" w:hAnsiTheme="majorHAnsi"/>
          <w:sz w:val="32"/>
          <w:szCs w:val="32"/>
        </w:rPr>
      </w:pPr>
    </w:p>
    <w:p w14:paraId="0A008681" w14:textId="533A5CC3"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Modern approaches use Convolutional Neural Networks (CNNs) to remove noise. These methods provide high accuracy and better edge preservation but require more computational power and training data.</w:t>
      </w:r>
    </w:p>
    <w:p w14:paraId="2091D38A" w14:textId="77777777" w:rsidR="005B3A6E" w:rsidRPr="000D068A" w:rsidRDefault="005B3A6E" w:rsidP="00C82F6A">
      <w:pPr>
        <w:rPr>
          <w:rFonts w:ascii="Bookman Old Style" w:hAnsi="Bookman Old Style" w:cs="Times New Roman"/>
          <w:b/>
          <w:bCs/>
          <w:sz w:val="44"/>
          <w:szCs w:val="44"/>
        </w:rPr>
      </w:pPr>
    </w:p>
    <w:p w14:paraId="2CFC1C54" w14:textId="77777777" w:rsidR="00F33D04" w:rsidRDefault="00F33D04" w:rsidP="00C82F6A">
      <w:pPr>
        <w:rPr>
          <w:rFonts w:ascii="Times New Roman" w:hAnsi="Times New Roman" w:cs="Times New Roman"/>
          <w:b/>
          <w:bCs/>
          <w:sz w:val="44"/>
          <w:szCs w:val="44"/>
        </w:rPr>
      </w:pPr>
    </w:p>
    <w:p w14:paraId="0F121231" w14:textId="77777777" w:rsidR="00F33D04" w:rsidRDefault="00F33D04" w:rsidP="00C82F6A">
      <w:pPr>
        <w:rPr>
          <w:rFonts w:ascii="Times New Roman" w:hAnsi="Times New Roman" w:cs="Times New Roman"/>
          <w:b/>
          <w:bCs/>
          <w:sz w:val="44"/>
          <w:szCs w:val="44"/>
        </w:rPr>
      </w:pPr>
    </w:p>
    <w:p w14:paraId="084D1602" w14:textId="77777777" w:rsidR="00F33D04" w:rsidRDefault="00F33D04" w:rsidP="00C82F6A">
      <w:pPr>
        <w:rPr>
          <w:rFonts w:ascii="Times New Roman" w:hAnsi="Times New Roman" w:cs="Times New Roman"/>
          <w:b/>
          <w:bCs/>
          <w:sz w:val="44"/>
          <w:szCs w:val="44"/>
        </w:rPr>
      </w:pPr>
    </w:p>
    <w:p w14:paraId="5134BC2F" w14:textId="4350A815" w:rsidR="00C82F6A" w:rsidRPr="005B3A6E" w:rsidRDefault="00C82F6A" w:rsidP="00C82F6A">
      <w:pPr>
        <w:rPr>
          <w:rFonts w:ascii="Times New Roman" w:hAnsi="Times New Roman" w:cs="Times New Roman"/>
          <w:b/>
          <w:bCs/>
          <w:sz w:val="44"/>
          <w:szCs w:val="44"/>
        </w:rPr>
      </w:pPr>
      <w:r w:rsidRPr="005B3A6E">
        <w:rPr>
          <w:rFonts w:ascii="Times New Roman" w:hAnsi="Times New Roman" w:cs="Times New Roman"/>
          <w:b/>
          <w:bCs/>
          <w:sz w:val="44"/>
          <w:szCs w:val="44"/>
        </w:rPr>
        <w:t>6. Implementation</w:t>
      </w:r>
    </w:p>
    <w:p w14:paraId="5B887A3F" w14:textId="30A7FB1A" w:rsidR="005B3A6E" w:rsidRPr="000D068A" w:rsidRDefault="00C82F6A" w:rsidP="005B3A6E">
      <w:pPr>
        <w:rPr>
          <w:rFonts w:ascii="Bookman Old Style" w:hAnsi="Bookman Old Style"/>
          <w:sz w:val="32"/>
          <w:szCs w:val="32"/>
        </w:rPr>
      </w:pPr>
      <w:r w:rsidRPr="000D068A">
        <w:rPr>
          <w:rFonts w:ascii="Bookman Old Style" w:hAnsi="Bookman Old Style"/>
          <w:sz w:val="32"/>
          <w:szCs w:val="32"/>
        </w:rPr>
        <w:t>The implementation of noise removal techniques is commonly done using MATLAB or Python. In this process, an image is first loaded, noise is artificially added, and different filters are applied. The output images are then compared to evaluate the performance of each technique</w:t>
      </w:r>
    </w:p>
    <w:p w14:paraId="5DD2DD0D" w14:textId="77777777" w:rsidR="00126EEC" w:rsidRDefault="00126EEC" w:rsidP="00C82F6A">
      <w:pPr>
        <w:rPr>
          <w:rFonts w:ascii="Times New Roman" w:hAnsi="Times New Roman" w:cs="Times New Roman"/>
          <w:b/>
          <w:bCs/>
          <w:sz w:val="44"/>
          <w:szCs w:val="44"/>
        </w:rPr>
      </w:pPr>
    </w:p>
    <w:p w14:paraId="6F242F30" w14:textId="660B629C" w:rsidR="00C82F6A" w:rsidRPr="005B3A6E" w:rsidRDefault="005B3A6E" w:rsidP="00C82F6A">
      <w:pPr>
        <w:rPr>
          <w:rFonts w:ascii="Times New Roman" w:hAnsi="Times New Roman" w:cs="Times New Roman"/>
          <w:b/>
          <w:bCs/>
          <w:sz w:val="44"/>
          <w:szCs w:val="44"/>
        </w:rPr>
      </w:pPr>
      <w:r w:rsidRPr="005B3A6E">
        <w:rPr>
          <w:rFonts w:ascii="Times New Roman" w:hAnsi="Times New Roman" w:cs="Times New Roman"/>
          <w:b/>
          <w:bCs/>
          <w:sz w:val="44"/>
          <w:szCs w:val="44"/>
        </w:rPr>
        <w:t>7. Results and Discussion</w:t>
      </w:r>
    </w:p>
    <w:p w14:paraId="799E3330"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The results show that noise can be significantly reduced using different filtering techniques. Median filters perform well for salt-and-pepper noise, while Gaussian filters are suitable for smoothing. Advanced methods like wavelet transform and deep learning provide better accuracy and preserve more details. However, some techniques may introduce slight blurring.</w:t>
      </w:r>
    </w:p>
    <w:p w14:paraId="5F5A4643" w14:textId="77777777" w:rsidR="00126EEC" w:rsidRPr="000D068A" w:rsidRDefault="00126EEC" w:rsidP="00C82F6A">
      <w:pPr>
        <w:rPr>
          <w:rFonts w:ascii="Bookman Old Style" w:hAnsi="Bookman Old Style" w:cs="Times New Roman"/>
          <w:b/>
          <w:bCs/>
          <w:sz w:val="44"/>
          <w:szCs w:val="44"/>
        </w:rPr>
      </w:pPr>
    </w:p>
    <w:p w14:paraId="34B740E2" w14:textId="77777777" w:rsidR="00F33D04" w:rsidRDefault="00F33D04" w:rsidP="00C82F6A">
      <w:pPr>
        <w:rPr>
          <w:rFonts w:ascii="Times New Roman" w:hAnsi="Times New Roman" w:cs="Times New Roman"/>
          <w:b/>
          <w:bCs/>
          <w:sz w:val="44"/>
          <w:szCs w:val="44"/>
        </w:rPr>
      </w:pPr>
    </w:p>
    <w:p w14:paraId="561BE540" w14:textId="77777777" w:rsidR="00F33D04" w:rsidRDefault="00F33D04" w:rsidP="00C82F6A">
      <w:pPr>
        <w:rPr>
          <w:rFonts w:ascii="Times New Roman" w:hAnsi="Times New Roman" w:cs="Times New Roman"/>
          <w:b/>
          <w:bCs/>
          <w:sz w:val="44"/>
          <w:szCs w:val="44"/>
        </w:rPr>
      </w:pPr>
    </w:p>
    <w:p w14:paraId="587EC0CC" w14:textId="77777777" w:rsidR="00F33D04" w:rsidRDefault="00F33D04" w:rsidP="00C82F6A">
      <w:pPr>
        <w:rPr>
          <w:rFonts w:ascii="Times New Roman" w:hAnsi="Times New Roman" w:cs="Times New Roman"/>
          <w:b/>
          <w:bCs/>
          <w:sz w:val="44"/>
          <w:szCs w:val="44"/>
        </w:rPr>
      </w:pPr>
    </w:p>
    <w:p w14:paraId="3F342BE0" w14:textId="77777777" w:rsidR="00F33D04" w:rsidRDefault="00F33D04" w:rsidP="00C82F6A">
      <w:pPr>
        <w:rPr>
          <w:rFonts w:ascii="Times New Roman" w:hAnsi="Times New Roman" w:cs="Times New Roman"/>
          <w:b/>
          <w:bCs/>
          <w:sz w:val="44"/>
          <w:szCs w:val="44"/>
        </w:rPr>
      </w:pPr>
    </w:p>
    <w:p w14:paraId="16E1F928" w14:textId="77777777" w:rsidR="00F33D04" w:rsidRDefault="00F33D04" w:rsidP="00C82F6A">
      <w:pPr>
        <w:rPr>
          <w:rFonts w:ascii="Times New Roman" w:hAnsi="Times New Roman" w:cs="Times New Roman"/>
          <w:b/>
          <w:bCs/>
          <w:sz w:val="44"/>
          <w:szCs w:val="44"/>
        </w:rPr>
      </w:pPr>
    </w:p>
    <w:p w14:paraId="41B56948" w14:textId="77777777" w:rsidR="00F82079" w:rsidRDefault="00F82079" w:rsidP="00C82F6A">
      <w:pPr>
        <w:rPr>
          <w:rFonts w:ascii="Times New Roman" w:hAnsi="Times New Roman" w:cs="Times New Roman"/>
          <w:b/>
          <w:bCs/>
          <w:sz w:val="44"/>
          <w:szCs w:val="44"/>
        </w:rPr>
      </w:pPr>
    </w:p>
    <w:p w14:paraId="451EAB61" w14:textId="0BA12FDA" w:rsidR="00C82F6A" w:rsidRPr="005B3A6E" w:rsidRDefault="00C82F6A" w:rsidP="00C82F6A">
      <w:pPr>
        <w:rPr>
          <w:rFonts w:ascii="Times New Roman" w:hAnsi="Times New Roman" w:cs="Times New Roman"/>
          <w:b/>
          <w:bCs/>
          <w:sz w:val="44"/>
          <w:szCs w:val="44"/>
        </w:rPr>
      </w:pPr>
      <w:r w:rsidRPr="005B3A6E">
        <w:rPr>
          <w:rFonts w:ascii="Times New Roman" w:hAnsi="Times New Roman" w:cs="Times New Roman"/>
          <w:b/>
          <w:bCs/>
          <w:sz w:val="44"/>
          <w:szCs w:val="44"/>
        </w:rPr>
        <w:t>8. Applications</w:t>
      </w:r>
    </w:p>
    <w:p w14:paraId="44A1744A"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Image noise removal is widely used in many fields, including:</w:t>
      </w:r>
    </w:p>
    <w:p w14:paraId="00F722BD"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Medical imaging (X-rays, MRI scans)</w:t>
      </w:r>
    </w:p>
    <w:p w14:paraId="23FC56B2"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Satellite and remote sensing images</w:t>
      </w:r>
    </w:p>
    <w:p w14:paraId="2296C0AF"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CCTV and surveillance systems</w:t>
      </w:r>
    </w:p>
    <w:p w14:paraId="0C6ACCA3"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Photography and image enhancement</w:t>
      </w:r>
    </w:p>
    <w:p w14:paraId="783936E1"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Autonomous vehicles and robotics</w:t>
      </w:r>
    </w:p>
    <w:p w14:paraId="1A774A96" w14:textId="77777777" w:rsidR="00126EEC" w:rsidRPr="000D068A" w:rsidRDefault="00126EEC" w:rsidP="00C82F6A">
      <w:pPr>
        <w:rPr>
          <w:rFonts w:ascii="Bookman Old Style" w:hAnsi="Bookman Old Style"/>
        </w:rPr>
      </w:pPr>
    </w:p>
    <w:p w14:paraId="40AD1ADA" w14:textId="77777777" w:rsidR="00126EEC" w:rsidRDefault="00126EEC" w:rsidP="00C82F6A"/>
    <w:p w14:paraId="45FB5DFF" w14:textId="6D751B81" w:rsidR="00C82F6A" w:rsidRPr="00126EEC" w:rsidRDefault="00C82F6A" w:rsidP="00C82F6A">
      <w:pPr>
        <w:rPr>
          <w:rFonts w:ascii="Times New Roman" w:hAnsi="Times New Roman" w:cs="Times New Roman"/>
          <w:b/>
          <w:bCs/>
          <w:sz w:val="44"/>
          <w:szCs w:val="44"/>
        </w:rPr>
      </w:pPr>
      <w:r w:rsidRPr="00126EEC">
        <w:rPr>
          <w:rFonts w:ascii="Times New Roman" w:hAnsi="Times New Roman" w:cs="Times New Roman"/>
          <w:b/>
          <w:bCs/>
          <w:sz w:val="44"/>
          <w:szCs w:val="44"/>
        </w:rPr>
        <w:t>9. Advantages</w:t>
      </w:r>
    </w:p>
    <w:p w14:paraId="007F5DEB" w14:textId="77777777" w:rsidR="00126EEC" w:rsidRDefault="00126EEC" w:rsidP="00C82F6A">
      <w:pPr>
        <w:rPr>
          <w:rFonts w:asciiTheme="majorHAnsi" w:hAnsiTheme="majorHAnsi"/>
          <w:sz w:val="32"/>
          <w:szCs w:val="32"/>
        </w:rPr>
      </w:pPr>
    </w:p>
    <w:p w14:paraId="5751D26E" w14:textId="46D1FA62"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Improves image clarity and quality</w:t>
      </w:r>
    </w:p>
    <w:p w14:paraId="7902BB25"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Enhances accuracy of image analysis systems</w:t>
      </w:r>
    </w:p>
    <w:p w14:paraId="78D27DF0"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Useful in multiple real-world applications</w:t>
      </w:r>
    </w:p>
    <w:p w14:paraId="3E365800"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Reduces errors in detection and recognition</w:t>
      </w:r>
    </w:p>
    <w:p w14:paraId="65B86BFD" w14:textId="77777777" w:rsidR="00126EEC" w:rsidRPr="000D068A" w:rsidRDefault="00126EEC" w:rsidP="00C82F6A">
      <w:pPr>
        <w:rPr>
          <w:rFonts w:ascii="Bookman Old Style" w:hAnsi="Bookman Old Style" w:cs="Times New Roman"/>
          <w:b/>
          <w:bCs/>
          <w:sz w:val="44"/>
          <w:szCs w:val="44"/>
        </w:rPr>
      </w:pPr>
    </w:p>
    <w:p w14:paraId="4EBC752A" w14:textId="77777777" w:rsidR="00F82079" w:rsidRDefault="00F82079" w:rsidP="00C82F6A">
      <w:pPr>
        <w:rPr>
          <w:rFonts w:ascii="Times New Roman" w:hAnsi="Times New Roman" w:cs="Times New Roman"/>
          <w:b/>
          <w:bCs/>
          <w:sz w:val="44"/>
          <w:szCs w:val="44"/>
        </w:rPr>
      </w:pPr>
    </w:p>
    <w:p w14:paraId="0B5416CC" w14:textId="77777777" w:rsidR="00F82079" w:rsidRDefault="00F82079" w:rsidP="00C82F6A">
      <w:pPr>
        <w:rPr>
          <w:rFonts w:ascii="Times New Roman" w:hAnsi="Times New Roman" w:cs="Times New Roman"/>
          <w:b/>
          <w:bCs/>
          <w:sz w:val="44"/>
          <w:szCs w:val="44"/>
        </w:rPr>
      </w:pPr>
    </w:p>
    <w:p w14:paraId="482ED0BE" w14:textId="77777777" w:rsidR="00F82079" w:rsidRDefault="00F82079" w:rsidP="00C82F6A">
      <w:pPr>
        <w:rPr>
          <w:rFonts w:ascii="Times New Roman" w:hAnsi="Times New Roman" w:cs="Times New Roman"/>
          <w:b/>
          <w:bCs/>
          <w:sz w:val="44"/>
          <w:szCs w:val="44"/>
        </w:rPr>
      </w:pPr>
    </w:p>
    <w:p w14:paraId="0937D83E" w14:textId="77777777" w:rsidR="00F82079" w:rsidRDefault="00F82079" w:rsidP="00C82F6A">
      <w:pPr>
        <w:rPr>
          <w:rFonts w:ascii="Times New Roman" w:hAnsi="Times New Roman" w:cs="Times New Roman"/>
          <w:b/>
          <w:bCs/>
          <w:sz w:val="44"/>
          <w:szCs w:val="44"/>
        </w:rPr>
      </w:pPr>
    </w:p>
    <w:p w14:paraId="569E3DB2" w14:textId="77777777" w:rsidR="00F82079" w:rsidRDefault="00F82079" w:rsidP="00C82F6A">
      <w:pPr>
        <w:rPr>
          <w:rFonts w:ascii="Times New Roman" w:hAnsi="Times New Roman" w:cs="Times New Roman"/>
          <w:b/>
          <w:bCs/>
          <w:sz w:val="44"/>
          <w:szCs w:val="44"/>
        </w:rPr>
      </w:pPr>
    </w:p>
    <w:p w14:paraId="2EFA15C9" w14:textId="77777777" w:rsidR="00F82079" w:rsidRDefault="00F82079" w:rsidP="00C82F6A">
      <w:pPr>
        <w:rPr>
          <w:rFonts w:ascii="Times New Roman" w:hAnsi="Times New Roman" w:cs="Times New Roman"/>
          <w:b/>
          <w:bCs/>
          <w:sz w:val="44"/>
          <w:szCs w:val="44"/>
        </w:rPr>
      </w:pPr>
    </w:p>
    <w:p w14:paraId="45DABC8F" w14:textId="0FB1B1AE" w:rsidR="00C82F6A" w:rsidRPr="00126EEC" w:rsidRDefault="00C82F6A" w:rsidP="00C82F6A">
      <w:pPr>
        <w:rPr>
          <w:rFonts w:ascii="Times New Roman" w:hAnsi="Times New Roman" w:cs="Times New Roman"/>
          <w:b/>
          <w:bCs/>
          <w:sz w:val="44"/>
          <w:szCs w:val="44"/>
        </w:rPr>
      </w:pPr>
      <w:r w:rsidRPr="00126EEC">
        <w:rPr>
          <w:rFonts w:ascii="Times New Roman" w:hAnsi="Times New Roman" w:cs="Times New Roman"/>
          <w:b/>
          <w:bCs/>
          <w:sz w:val="44"/>
          <w:szCs w:val="44"/>
        </w:rPr>
        <w:t>10. Disadvantages</w:t>
      </w:r>
    </w:p>
    <w:p w14:paraId="612D6C50" w14:textId="77777777" w:rsidR="00126EEC" w:rsidRDefault="00126EEC" w:rsidP="00C82F6A">
      <w:pPr>
        <w:rPr>
          <w:rFonts w:asciiTheme="majorHAnsi" w:hAnsiTheme="majorHAnsi"/>
          <w:sz w:val="32"/>
          <w:szCs w:val="32"/>
        </w:rPr>
      </w:pPr>
    </w:p>
    <w:p w14:paraId="73809B81" w14:textId="6F13AEFF"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Some methods may blur fine details</w:t>
      </w:r>
    </w:p>
    <w:p w14:paraId="27DA90BC"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Advanced techniques require high computational power</w:t>
      </w:r>
    </w:p>
    <w:p w14:paraId="06EF534B"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Selection of the correct method depends on noise type</w:t>
      </w:r>
    </w:p>
    <w:p w14:paraId="265B134E" w14:textId="77777777"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Deep learning models need large datasets</w:t>
      </w:r>
    </w:p>
    <w:p w14:paraId="757511D4" w14:textId="77777777" w:rsidR="00126EEC" w:rsidRDefault="00126EEC" w:rsidP="00C82F6A">
      <w:pPr>
        <w:rPr>
          <w:rFonts w:ascii="Times New Roman" w:hAnsi="Times New Roman" w:cs="Times New Roman"/>
          <w:b/>
          <w:bCs/>
          <w:sz w:val="44"/>
          <w:szCs w:val="44"/>
        </w:rPr>
      </w:pPr>
    </w:p>
    <w:p w14:paraId="0F004D83" w14:textId="13D53593" w:rsidR="00C82F6A" w:rsidRPr="00126EEC" w:rsidRDefault="00C82F6A" w:rsidP="00C82F6A">
      <w:pPr>
        <w:rPr>
          <w:rFonts w:ascii="Times New Roman" w:hAnsi="Times New Roman" w:cs="Times New Roman"/>
          <w:b/>
          <w:bCs/>
          <w:sz w:val="44"/>
          <w:szCs w:val="44"/>
        </w:rPr>
      </w:pPr>
      <w:r w:rsidRPr="00126EEC">
        <w:rPr>
          <w:rFonts w:ascii="Times New Roman" w:hAnsi="Times New Roman" w:cs="Times New Roman"/>
          <w:b/>
          <w:bCs/>
          <w:sz w:val="44"/>
          <w:szCs w:val="44"/>
        </w:rPr>
        <w:t>11. Future Enhancements</w:t>
      </w:r>
    </w:p>
    <w:p w14:paraId="0F55D773" w14:textId="77777777" w:rsidR="00126EEC" w:rsidRDefault="00126EEC" w:rsidP="00C82F6A">
      <w:pPr>
        <w:rPr>
          <w:rFonts w:asciiTheme="majorHAnsi" w:hAnsiTheme="majorHAnsi"/>
          <w:sz w:val="32"/>
          <w:szCs w:val="32"/>
        </w:rPr>
      </w:pPr>
    </w:p>
    <w:p w14:paraId="19AA5A95" w14:textId="26A126AF" w:rsidR="00C82F6A" w:rsidRPr="000D068A" w:rsidRDefault="00C82F6A" w:rsidP="00C82F6A">
      <w:pPr>
        <w:rPr>
          <w:rFonts w:ascii="Bookman Old Style" w:hAnsi="Bookman Old Style"/>
          <w:sz w:val="32"/>
          <w:szCs w:val="32"/>
        </w:rPr>
      </w:pPr>
      <w:r w:rsidRPr="000D068A">
        <w:rPr>
          <w:rFonts w:ascii="Bookman Old Style" w:hAnsi="Bookman Old Style"/>
          <w:sz w:val="32"/>
          <w:szCs w:val="32"/>
        </w:rPr>
        <w:t xml:space="preserve">Future improvements </w:t>
      </w:r>
      <w:r w:rsidR="00126EEC" w:rsidRPr="000D068A">
        <w:rPr>
          <w:rFonts w:ascii="Bookman Old Style" w:hAnsi="Bookman Old Style"/>
          <w:sz w:val="32"/>
          <w:szCs w:val="32"/>
        </w:rPr>
        <w:t xml:space="preserve">removal systems, and optimization techniques to reduce computational complexity. </w:t>
      </w:r>
      <w:r w:rsidRPr="000D068A">
        <w:rPr>
          <w:rFonts w:ascii="Bookman Old Style" w:hAnsi="Bookman Old Style"/>
          <w:sz w:val="32"/>
          <w:szCs w:val="32"/>
        </w:rPr>
        <w:t>can include the use of advanced AI-based models, real-time noise Integration with IoT and cloud platforms can also improve processing efficiency.</w:t>
      </w:r>
    </w:p>
    <w:p w14:paraId="75199F92" w14:textId="77777777" w:rsidR="00126EEC" w:rsidRPr="000D068A" w:rsidRDefault="00126EEC" w:rsidP="00C82F6A">
      <w:pPr>
        <w:rPr>
          <w:rFonts w:ascii="Bookman Old Style" w:hAnsi="Bookman Old Style"/>
        </w:rPr>
      </w:pPr>
    </w:p>
    <w:p w14:paraId="1F2A618C" w14:textId="77777777" w:rsidR="00126EEC" w:rsidRPr="000D068A" w:rsidRDefault="00126EEC" w:rsidP="00C82F6A">
      <w:pPr>
        <w:rPr>
          <w:rFonts w:ascii="Bookman Old Style" w:hAnsi="Bookman Old Style"/>
        </w:rPr>
      </w:pPr>
    </w:p>
    <w:p w14:paraId="1ABBE97F" w14:textId="77777777" w:rsidR="00126EEC" w:rsidRPr="000D068A" w:rsidRDefault="00126EEC" w:rsidP="00C82F6A">
      <w:pPr>
        <w:rPr>
          <w:rFonts w:ascii="Bookman Old Style" w:hAnsi="Bookman Old Style"/>
        </w:rPr>
      </w:pPr>
    </w:p>
    <w:p w14:paraId="08BA8701" w14:textId="77777777" w:rsidR="00F82079" w:rsidRDefault="00F82079" w:rsidP="00C82F6A">
      <w:pPr>
        <w:rPr>
          <w:rFonts w:ascii="Times New Roman" w:hAnsi="Times New Roman" w:cs="Times New Roman"/>
          <w:b/>
          <w:bCs/>
          <w:sz w:val="44"/>
          <w:szCs w:val="44"/>
        </w:rPr>
      </w:pPr>
    </w:p>
    <w:p w14:paraId="2001BFB8" w14:textId="77777777" w:rsidR="00F82079" w:rsidRDefault="00F82079" w:rsidP="00C82F6A">
      <w:pPr>
        <w:rPr>
          <w:rFonts w:ascii="Times New Roman" w:hAnsi="Times New Roman" w:cs="Times New Roman"/>
          <w:b/>
          <w:bCs/>
          <w:sz w:val="44"/>
          <w:szCs w:val="44"/>
        </w:rPr>
      </w:pPr>
    </w:p>
    <w:p w14:paraId="62F5D8A0" w14:textId="77777777" w:rsidR="00F82079" w:rsidRDefault="00F82079" w:rsidP="00C82F6A">
      <w:pPr>
        <w:rPr>
          <w:rFonts w:ascii="Times New Roman" w:hAnsi="Times New Roman" w:cs="Times New Roman"/>
          <w:b/>
          <w:bCs/>
          <w:sz w:val="44"/>
          <w:szCs w:val="44"/>
        </w:rPr>
      </w:pPr>
    </w:p>
    <w:p w14:paraId="4F98D865" w14:textId="77777777" w:rsidR="00F82079" w:rsidRDefault="00F82079" w:rsidP="00C82F6A">
      <w:pPr>
        <w:rPr>
          <w:rFonts w:ascii="Times New Roman" w:hAnsi="Times New Roman" w:cs="Times New Roman"/>
          <w:b/>
          <w:bCs/>
          <w:sz w:val="44"/>
          <w:szCs w:val="44"/>
        </w:rPr>
      </w:pPr>
    </w:p>
    <w:p w14:paraId="1B020D83" w14:textId="77777777" w:rsidR="00F82079" w:rsidRDefault="00F82079" w:rsidP="00C82F6A">
      <w:pPr>
        <w:rPr>
          <w:rFonts w:ascii="Times New Roman" w:hAnsi="Times New Roman" w:cs="Times New Roman"/>
          <w:b/>
          <w:bCs/>
          <w:sz w:val="44"/>
          <w:szCs w:val="44"/>
        </w:rPr>
      </w:pPr>
    </w:p>
    <w:p w14:paraId="2DDAF143" w14:textId="77777777" w:rsidR="00F82079" w:rsidRDefault="00F82079" w:rsidP="00C82F6A">
      <w:pPr>
        <w:rPr>
          <w:rFonts w:ascii="Times New Roman" w:hAnsi="Times New Roman" w:cs="Times New Roman"/>
          <w:b/>
          <w:bCs/>
          <w:sz w:val="44"/>
          <w:szCs w:val="44"/>
        </w:rPr>
      </w:pPr>
    </w:p>
    <w:p w14:paraId="3761BE40" w14:textId="38CD0F91" w:rsidR="00C82F6A" w:rsidRPr="00126EEC" w:rsidRDefault="00C82F6A" w:rsidP="00C82F6A">
      <w:pPr>
        <w:rPr>
          <w:rFonts w:ascii="Times New Roman" w:hAnsi="Times New Roman" w:cs="Times New Roman"/>
          <w:b/>
          <w:bCs/>
          <w:sz w:val="44"/>
          <w:szCs w:val="44"/>
        </w:rPr>
      </w:pPr>
      <w:r w:rsidRPr="00126EEC">
        <w:rPr>
          <w:rFonts w:ascii="Times New Roman" w:hAnsi="Times New Roman" w:cs="Times New Roman"/>
          <w:b/>
          <w:bCs/>
          <w:sz w:val="44"/>
          <w:szCs w:val="44"/>
        </w:rPr>
        <w:t>12. Conclusion</w:t>
      </w:r>
    </w:p>
    <w:p w14:paraId="53E5C697" w14:textId="77777777" w:rsidR="00126EEC" w:rsidRDefault="00126EEC" w:rsidP="00C82F6A">
      <w:pPr>
        <w:rPr>
          <w:rFonts w:asciiTheme="majorHAnsi" w:hAnsiTheme="majorHAnsi"/>
          <w:sz w:val="32"/>
          <w:szCs w:val="32"/>
        </w:rPr>
      </w:pPr>
    </w:p>
    <w:p w14:paraId="6B2A496D" w14:textId="4A357FAB" w:rsidR="00C82F6A" w:rsidRPr="000D068A" w:rsidRDefault="00126EEC" w:rsidP="00C82F6A">
      <w:pPr>
        <w:rPr>
          <w:rFonts w:ascii="Bookman Old Style" w:hAnsi="Bookman Old Style"/>
        </w:rPr>
      </w:pPr>
      <w:r w:rsidRPr="000D068A">
        <w:rPr>
          <w:rFonts w:ascii="Bookman Old Style" w:hAnsi="Bookman Old Style"/>
          <w:sz w:val="32"/>
          <w:szCs w:val="32"/>
        </w:rPr>
        <w:t>I</w:t>
      </w:r>
      <w:r w:rsidR="00C82F6A" w:rsidRPr="000D068A">
        <w:rPr>
          <w:rFonts w:ascii="Bookman Old Style" w:hAnsi="Bookman Old Style"/>
          <w:sz w:val="32"/>
          <w:szCs w:val="32"/>
        </w:rPr>
        <w:t>mage quality and usability. Various techniques are available, each with its own advantages and limitations. The choice of method depends on the type of noise and the application requirements</w:t>
      </w:r>
      <w:r w:rsidRPr="000D068A">
        <w:rPr>
          <w:rFonts w:ascii="Bookman Old Style" w:hAnsi="Bookman Old Style"/>
          <w:sz w:val="32"/>
          <w:szCs w:val="32"/>
        </w:rPr>
        <w:t xml:space="preserve"> Image noise removal is an essential process in digital image processing that enhances</w:t>
      </w:r>
      <w:r w:rsidR="00C82F6A" w:rsidRPr="000D068A">
        <w:rPr>
          <w:rFonts w:ascii="Bookman Old Style" w:hAnsi="Bookman Old Style"/>
          <w:sz w:val="32"/>
          <w:szCs w:val="32"/>
        </w:rPr>
        <w:t>. With advancements in deep learning, more accurate and efficient noise removal systems can be developed in the future</w:t>
      </w:r>
      <w:r w:rsidR="00C82F6A" w:rsidRPr="000D068A">
        <w:rPr>
          <w:rFonts w:ascii="Bookman Old Style" w:hAnsi="Bookman Old Style"/>
        </w:rPr>
        <w:t>.</w:t>
      </w:r>
    </w:p>
    <w:sectPr w:rsidR="00C82F6A" w:rsidRPr="000D0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222"/>
    <w:multiLevelType w:val="multilevel"/>
    <w:tmpl w:val="9C8C4DDE"/>
    <w:lvl w:ilvl="0">
      <w:start w:val="1"/>
      <w:numFmt w:val="decimal"/>
      <w:lvlText w:val="%1."/>
      <w:lvlJc w:val="left"/>
      <w:pPr>
        <w:ind w:left="744" w:hanging="360"/>
      </w:pPr>
      <w:rPr>
        <w:rFonts w:hint="default"/>
      </w:rPr>
    </w:lvl>
    <w:lvl w:ilvl="1">
      <w:start w:val="1"/>
      <w:numFmt w:val="decimal"/>
      <w:isLgl/>
      <w:lvlText w:val="%1.%2"/>
      <w:lvlJc w:val="left"/>
      <w:pPr>
        <w:ind w:left="2184" w:hanging="516"/>
      </w:pPr>
      <w:rPr>
        <w:rFonts w:hint="default"/>
      </w:rPr>
    </w:lvl>
    <w:lvl w:ilvl="2">
      <w:start w:val="1"/>
      <w:numFmt w:val="decimal"/>
      <w:isLgl/>
      <w:lvlText w:val="%1.%2.%3"/>
      <w:lvlJc w:val="left"/>
      <w:pPr>
        <w:ind w:left="3672" w:hanging="720"/>
      </w:pPr>
      <w:rPr>
        <w:rFonts w:hint="default"/>
      </w:rPr>
    </w:lvl>
    <w:lvl w:ilvl="3">
      <w:start w:val="1"/>
      <w:numFmt w:val="decimal"/>
      <w:isLgl/>
      <w:lvlText w:val="%1.%2.%3.%4"/>
      <w:lvlJc w:val="left"/>
      <w:pPr>
        <w:ind w:left="5316" w:hanging="1080"/>
      </w:pPr>
      <w:rPr>
        <w:rFonts w:hint="default"/>
      </w:rPr>
    </w:lvl>
    <w:lvl w:ilvl="4">
      <w:start w:val="1"/>
      <w:numFmt w:val="decimal"/>
      <w:isLgl/>
      <w:lvlText w:val="%1.%2.%3.%4.%5"/>
      <w:lvlJc w:val="left"/>
      <w:pPr>
        <w:ind w:left="6600" w:hanging="1080"/>
      </w:pPr>
      <w:rPr>
        <w:rFonts w:hint="default"/>
      </w:rPr>
    </w:lvl>
    <w:lvl w:ilvl="5">
      <w:start w:val="1"/>
      <w:numFmt w:val="decimal"/>
      <w:isLgl/>
      <w:lvlText w:val="%1.%2.%3.%4.%5.%6"/>
      <w:lvlJc w:val="left"/>
      <w:pPr>
        <w:ind w:left="8244" w:hanging="1440"/>
      </w:pPr>
      <w:rPr>
        <w:rFonts w:hint="default"/>
      </w:rPr>
    </w:lvl>
    <w:lvl w:ilvl="6">
      <w:start w:val="1"/>
      <w:numFmt w:val="decimal"/>
      <w:isLgl/>
      <w:lvlText w:val="%1.%2.%3.%4.%5.%6.%7"/>
      <w:lvlJc w:val="left"/>
      <w:pPr>
        <w:ind w:left="9528" w:hanging="1440"/>
      </w:pPr>
      <w:rPr>
        <w:rFonts w:hint="default"/>
      </w:rPr>
    </w:lvl>
    <w:lvl w:ilvl="7">
      <w:start w:val="1"/>
      <w:numFmt w:val="decimal"/>
      <w:isLgl/>
      <w:lvlText w:val="%1.%2.%3.%4.%5.%6.%7.%8"/>
      <w:lvlJc w:val="left"/>
      <w:pPr>
        <w:ind w:left="11172" w:hanging="1800"/>
      </w:pPr>
      <w:rPr>
        <w:rFonts w:hint="default"/>
      </w:rPr>
    </w:lvl>
    <w:lvl w:ilvl="8">
      <w:start w:val="1"/>
      <w:numFmt w:val="decimal"/>
      <w:isLgl/>
      <w:lvlText w:val="%1.%2.%3.%4.%5.%6.%7.%8.%9"/>
      <w:lvlJc w:val="left"/>
      <w:pPr>
        <w:ind w:left="12456" w:hanging="1800"/>
      </w:pPr>
      <w:rPr>
        <w:rFonts w:hint="default"/>
      </w:rPr>
    </w:lvl>
  </w:abstractNum>
  <w:num w:numId="1" w16cid:durableId="80605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F7F"/>
    <w:rsid w:val="00064366"/>
    <w:rsid w:val="000D068A"/>
    <w:rsid w:val="00126EEC"/>
    <w:rsid w:val="00156D52"/>
    <w:rsid w:val="002207C3"/>
    <w:rsid w:val="00256BD5"/>
    <w:rsid w:val="002C40B1"/>
    <w:rsid w:val="00345F25"/>
    <w:rsid w:val="00487D63"/>
    <w:rsid w:val="00490074"/>
    <w:rsid w:val="004941EC"/>
    <w:rsid w:val="0051718A"/>
    <w:rsid w:val="005A4695"/>
    <w:rsid w:val="005B3A6E"/>
    <w:rsid w:val="005E2DC4"/>
    <w:rsid w:val="0065039C"/>
    <w:rsid w:val="00656F7F"/>
    <w:rsid w:val="006577E8"/>
    <w:rsid w:val="00660D10"/>
    <w:rsid w:val="006C7583"/>
    <w:rsid w:val="006D4698"/>
    <w:rsid w:val="006F4187"/>
    <w:rsid w:val="006F4DA0"/>
    <w:rsid w:val="006F6C74"/>
    <w:rsid w:val="00735812"/>
    <w:rsid w:val="00756190"/>
    <w:rsid w:val="007B5192"/>
    <w:rsid w:val="008C23CF"/>
    <w:rsid w:val="00906BFA"/>
    <w:rsid w:val="00925A9E"/>
    <w:rsid w:val="009428FC"/>
    <w:rsid w:val="009C1A9B"/>
    <w:rsid w:val="00A00E2E"/>
    <w:rsid w:val="00A20997"/>
    <w:rsid w:val="00A84B4A"/>
    <w:rsid w:val="00A950A3"/>
    <w:rsid w:val="00BA7887"/>
    <w:rsid w:val="00C05B1F"/>
    <w:rsid w:val="00C0668D"/>
    <w:rsid w:val="00C6240F"/>
    <w:rsid w:val="00C82F6A"/>
    <w:rsid w:val="00CA1331"/>
    <w:rsid w:val="00CA34D0"/>
    <w:rsid w:val="00CF4BB0"/>
    <w:rsid w:val="00D507F8"/>
    <w:rsid w:val="00DF387E"/>
    <w:rsid w:val="00EA7EF8"/>
    <w:rsid w:val="00EE5C37"/>
    <w:rsid w:val="00F12B7B"/>
    <w:rsid w:val="00F33D04"/>
    <w:rsid w:val="00F82079"/>
    <w:rsid w:val="00FF2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1883D"/>
  <w15:chartTrackingRefBased/>
  <w15:docId w15:val="{E111E8DA-1DEF-4D34-A29E-D4964430D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8FC"/>
  </w:style>
  <w:style w:type="paragraph" w:styleId="Heading1">
    <w:name w:val="heading 1"/>
    <w:basedOn w:val="Normal"/>
    <w:next w:val="Normal"/>
    <w:link w:val="Heading1Char"/>
    <w:uiPriority w:val="9"/>
    <w:qFormat/>
    <w:rsid w:val="00656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6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6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6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6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F7F"/>
    <w:rPr>
      <w:rFonts w:eastAsiaTheme="majorEastAsia" w:cstheme="majorBidi"/>
      <w:color w:val="272727" w:themeColor="text1" w:themeTint="D8"/>
    </w:rPr>
  </w:style>
  <w:style w:type="paragraph" w:styleId="Title">
    <w:name w:val="Title"/>
    <w:basedOn w:val="Normal"/>
    <w:next w:val="Normal"/>
    <w:link w:val="TitleChar"/>
    <w:uiPriority w:val="10"/>
    <w:qFormat/>
    <w:rsid w:val="00656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F7F"/>
    <w:pPr>
      <w:spacing w:before="160"/>
      <w:jc w:val="center"/>
    </w:pPr>
    <w:rPr>
      <w:i/>
      <w:iCs/>
      <w:color w:val="404040" w:themeColor="text1" w:themeTint="BF"/>
    </w:rPr>
  </w:style>
  <w:style w:type="character" w:customStyle="1" w:styleId="QuoteChar">
    <w:name w:val="Quote Char"/>
    <w:basedOn w:val="DefaultParagraphFont"/>
    <w:link w:val="Quote"/>
    <w:uiPriority w:val="29"/>
    <w:rsid w:val="00656F7F"/>
    <w:rPr>
      <w:i/>
      <w:iCs/>
      <w:color w:val="404040" w:themeColor="text1" w:themeTint="BF"/>
    </w:rPr>
  </w:style>
  <w:style w:type="paragraph" w:styleId="ListParagraph">
    <w:name w:val="List Paragraph"/>
    <w:basedOn w:val="Normal"/>
    <w:uiPriority w:val="34"/>
    <w:qFormat/>
    <w:rsid w:val="00656F7F"/>
    <w:pPr>
      <w:ind w:left="720"/>
      <w:contextualSpacing/>
    </w:pPr>
  </w:style>
  <w:style w:type="character" w:styleId="IntenseEmphasis">
    <w:name w:val="Intense Emphasis"/>
    <w:basedOn w:val="DefaultParagraphFont"/>
    <w:uiPriority w:val="21"/>
    <w:qFormat/>
    <w:rsid w:val="00656F7F"/>
    <w:rPr>
      <w:i/>
      <w:iCs/>
      <w:color w:val="0F4761" w:themeColor="accent1" w:themeShade="BF"/>
    </w:rPr>
  </w:style>
  <w:style w:type="paragraph" w:styleId="IntenseQuote">
    <w:name w:val="Intense Quote"/>
    <w:basedOn w:val="Normal"/>
    <w:next w:val="Normal"/>
    <w:link w:val="IntenseQuoteChar"/>
    <w:uiPriority w:val="30"/>
    <w:qFormat/>
    <w:rsid w:val="00656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F7F"/>
    <w:rPr>
      <w:i/>
      <w:iCs/>
      <w:color w:val="0F4761" w:themeColor="accent1" w:themeShade="BF"/>
    </w:rPr>
  </w:style>
  <w:style w:type="character" w:styleId="IntenseReference">
    <w:name w:val="Intense Reference"/>
    <w:basedOn w:val="DefaultParagraphFont"/>
    <w:uiPriority w:val="32"/>
    <w:qFormat/>
    <w:rsid w:val="00656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3D3D9-8641-4CC8-BA10-9110C36FB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12</Pages>
  <Words>1311</Words>
  <Characters>7478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Monisa P</dc:creator>
  <cp:keywords/>
  <dc:description/>
  <cp:lastModifiedBy>Monisa P</cp:lastModifiedBy>
  <cp:revision>40</cp:revision>
  <dcterms:created xsi:type="dcterms:W3CDTF">2026-04-11T23:38:00Z</dcterms:created>
  <dcterms:modified xsi:type="dcterms:W3CDTF">2026-04-12T03:30:00Z</dcterms:modified>
</cp:coreProperties>
</file>